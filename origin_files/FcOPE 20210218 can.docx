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8F676" w14:textId="43FC3A0A" w:rsidR="00307716" w:rsidRDefault="00DE01A8" w:rsidP="00AD43B1">
      <w:pPr>
        <w:suppressAutoHyphens/>
        <w:spacing w:line="360" w:lineRule="auto"/>
        <w:jc w:val="center"/>
        <w:rPr>
          <w:rFonts w:ascii="Times New Roman" w:hAnsi="Times New Roman" w:cs="Times New Roman"/>
          <w:sz w:val="48"/>
        </w:rPr>
      </w:pPr>
      <w:r>
        <w:rPr>
          <w:rFonts w:ascii="Times New Roman" w:hAnsi="Times New Roman" w:cs="Times New Roman"/>
          <w:sz w:val="48"/>
        </w:rPr>
        <w:t>Controlling</w:t>
      </w:r>
      <w:r w:rsidR="00FA7978">
        <w:rPr>
          <w:rFonts w:ascii="Times New Roman" w:hAnsi="Times New Roman" w:cs="Times New Roman"/>
          <w:sz w:val="48"/>
        </w:rPr>
        <w:t xml:space="preserve"> </w:t>
      </w:r>
      <w:r w:rsidR="00C338D6">
        <w:rPr>
          <w:rFonts w:ascii="Times New Roman" w:hAnsi="Times New Roman" w:cs="Times New Roman"/>
          <w:sz w:val="48"/>
        </w:rPr>
        <w:t xml:space="preserve">Molecular Orbital </w:t>
      </w:r>
      <w:r w:rsidR="00A641B3">
        <w:rPr>
          <w:rFonts w:ascii="Times New Roman" w:hAnsi="Times New Roman" w:cs="Times New Roman"/>
          <w:sz w:val="48"/>
        </w:rPr>
        <w:t>G</w:t>
      </w:r>
      <w:r w:rsidR="00FA7978">
        <w:rPr>
          <w:rFonts w:ascii="Times New Roman" w:hAnsi="Times New Roman" w:cs="Times New Roman"/>
          <w:sz w:val="48"/>
        </w:rPr>
        <w:t xml:space="preserve">ating </w:t>
      </w:r>
      <w:r w:rsidR="00851706">
        <w:rPr>
          <w:rFonts w:ascii="Times New Roman" w:hAnsi="Times New Roman" w:cs="Times New Roman"/>
          <w:sz w:val="48"/>
        </w:rPr>
        <w:t xml:space="preserve">in Molecular Junctions </w:t>
      </w:r>
      <w:r w:rsidR="00FA7978">
        <w:rPr>
          <w:rFonts w:ascii="Times New Roman" w:hAnsi="Times New Roman" w:cs="Times New Roman"/>
          <w:sz w:val="48"/>
        </w:rPr>
        <w:t xml:space="preserve">by </w:t>
      </w:r>
      <w:r w:rsidR="003D2AB0">
        <w:rPr>
          <w:rFonts w:ascii="Times New Roman" w:hAnsi="Times New Roman" w:cs="Times New Roman"/>
          <w:sz w:val="48"/>
        </w:rPr>
        <w:t>One CH</w:t>
      </w:r>
      <w:r w:rsidR="003D2AB0" w:rsidRPr="003D2AB0">
        <w:rPr>
          <w:rFonts w:ascii="Times New Roman" w:hAnsi="Times New Roman" w:cs="Times New Roman"/>
          <w:sz w:val="48"/>
          <w:vertAlign w:val="subscript"/>
        </w:rPr>
        <w:t>2</w:t>
      </w:r>
      <w:r w:rsidR="003D2AB0">
        <w:rPr>
          <w:rFonts w:ascii="Times New Roman" w:hAnsi="Times New Roman" w:cs="Times New Roman"/>
          <w:sz w:val="48"/>
        </w:rPr>
        <w:t xml:space="preserve"> Group</w:t>
      </w:r>
    </w:p>
    <w:p w14:paraId="5709F5F1" w14:textId="01EBA0AC" w:rsidR="00AA6C1C" w:rsidRPr="00A26BB9" w:rsidRDefault="00AA6C1C" w:rsidP="00AD43B1">
      <w:pPr>
        <w:suppressAutoHyphens/>
        <w:spacing w:line="360" w:lineRule="auto"/>
        <w:jc w:val="center"/>
        <w:rPr>
          <w:rFonts w:ascii="Times New Roman" w:eastAsia="MS Mincho" w:hAnsi="Times New Roman" w:cs="Times New Roman"/>
          <w:i/>
          <w:sz w:val="24"/>
          <w:szCs w:val="24"/>
          <w:lang w:val="nl-NL" w:eastAsia="he-IL" w:bidi="he-IL"/>
        </w:rPr>
      </w:pPr>
      <w:r w:rsidRPr="00A26BB9">
        <w:rPr>
          <w:rFonts w:ascii="Times New Roman" w:eastAsia="MS Mincho" w:hAnsi="Times New Roman" w:cs="Times New Roman"/>
          <w:i/>
          <w:sz w:val="24"/>
          <w:szCs w:val="24"/>
          <w:lang w:val="nl-NL" w:eastAsia="he-IL" w:bidi="he-IL"/>
        </w:rPr>
        <w:t>Ziyu Zhang</w:t>
      </w:r>
      <w:r w:rsidRPr="00A26BB9">
        <w:rPr>
          <w:rFonts w:ascii="Times New Roman" w:eastAsia="MS Mincho" w:hAnsi="Times New Roman" w:cs="Times New Roman"/>
          <w:i/>
          <w:sz w:val="24"/>
          <w:szCs w:val="24"/>
          <w:vertAlign w:val="superscript"/>
          <w:lang w:val="nl-NL" w:eastAsia="he-IL" w:bidi="he-IL"/>
        </w:rPr>
        <w:t>1</w:t>
      </w:r>
      <w:r w:rsidRPr="00A26BB9">
        <w:rPr>
          <w:rFonts w:ascii="Times New Roman" w:eastAsia="MS Mincho" w:hAnsi="Times New Roman" w:cs="Times New Roman"/>
          <w:i/>
          <w:sz w:val="24"/>
          <w:szCs w:val="24"/>
          <w:lang w:val="nl-NL" w:eastAsia="he-IL" w:bidi="he-IL"/>
        </w:rPr>
        <w:t xml:space="preserve">, </w:t>
      </w:r>
      <w:r w:rsidR="0025239E" w:rsidRPr="00A26BB9">
        <w:rPr>
          <w:rFonts w:ascii="Times New Roman" w:eastAsia="MS Mincho" w:hAnsi="Times New Roman" w:cs="Times New Roman"/>
          <w:i/>
          <w:sz w:val="24"/>
          <w:szCs w:val="24"/>
          <w:lang w:val="nl-NL" w:eastAsia="he-IL" w:bidi="he-IL"/>
        </w:rPr>
        <w:t xml:space="preserve">Senthil Kumar </w:t>
      </w:r>
      <w:r w:rsidR="00555B1F" w:rsidRPr="00A26BB9">
        <w:rPr>
          <w:rFonts w:ascii="Times New Roman" w:eastAsia="MS Mincho" w:hAnsi="Times New Roman" w:cs="Times New Roman"/>
          <w:i/>
          <w:sz w:val="24"/>
          <w:szCs w:val="24"/>
          <w:lang w:val="nl-NL" w:eastAsia="he-IL" w:bidi="he-IL"/>
        </w:rPr>
        <w:t>Karuppannan</w:t>
      </w:r>
      <w:r w:rsidR="00555B1F" w:rsidRPr="00A26BB9">
        <w:rPr>
          <w:rFonts w:ascii="Times New Roman" w:eastAsia="MS Mincho" w:hAnsi="Times New Roman" w:cs="Times New Roman"/>
          <w:i/>
          <w:sz w:val="24"/>
          <w:szCs w:val="24"/>
          <w:vertAlign w:val="superscript"/>
          <w:lang w:val="nl-NL" w:eastAsia="he-IL" w:bidi="he-IL"/>
        </w:rPr>
        <w:t>1</w:t>
      </w:r>
      <w:r w:rsidR="00555B1F" w:rsidRPr="00A26BB9">
        <w:rPr>
          <w:rFonts w:ascii="Times New Roman" w:eastAsia="MS Mincho" w:hAnsi="Times New Roman" w:cs="Times New Roman"/>
          <w:i/>
          <w:sz w:val="24"/>
          <w:szCs w:val="24"/>
          <w:lang w:val="nl-NL" w:eastAsia="he-IL" w:bidi="he-IL"/>
        </w:rPr>
        <w:t xml:space="preserve">, </w:t>
      </w:r>
      <w:r w:rsidRPr="00A26BB9">
        <w:rPr>
          <w:rFonts w:ascii="Times New Roman" w:eastAsia="MS Mincho" w:hAnsi="Times New Roman" w:cs="Times New Roman"/>
          <w:i/>
          <w:sz w:val="24"/>
          <w:szCs w:val="24"/>
          <w:lang w:val="nl-NL" w:eastAsia="he-IL" w:bidi="he-IL"/>
        </w:rPr>
        <w:t>Christian A. Nijhuis</w:t>
      </w:r>
      <w:r w:rsidRPr="00A26BB9">
        <w:rPr>
          <w:rFonts w:ascii="Times New Roman" w:hAnsi="Times New Roman" w:cs="Times New Roman"/>
          <w:i/>
          <w:sz w:val="24"/>
          <w:szCs w:val="24"/>
          <w:vertAlign w:val="superscript"/>
          <w:lang w:val="nl-NL" w:bidi="he-IL"/>
        </w:rPr>
        <w:t>1,2</w:t>
      </w:r>
      <w:ins w:id="0" w:author="Nijhuis, C.A. (TNW)" w:date="2021-02-23T17:04:00Z">
        <w:r w:rsidR="00225864">
          <w:rPr>
            <w:rFonts w:ascii="Times New Roman" w:hAnsi="Times New Roman" w:cs="Times New Roman"/>
            <w:i/>
            <w:sz w:val="24"/>
            <w:szCs w:val="24"/>
            <w:vertAlign w:val="superscript"/>
            <w:lang w:val="nl-NL" w:bidi="he-IL"/>
          </w:rPr>
          <w:t>,3</w:t>
        </w:r>
      </w:ins>
      <w:r w:rsidRPr="00A26BB9">
        <w:rPr>
          <w:rFonts w:ascii="Times New Roman" w:eastAsia="MS Mincho" w:hAnsi="Times New Roman" w:cs="Times New Roman"/>
          <w:i/>
          <w:sz w:val="24"/>
          <w:szCs w:val="24"/>
          <w:vertAlign w:val="superscript"/>
          <w:lang w:val="nl-NL" w:eastAsia="he-IL" w:bidi="he-IL"/>
        </w:rPr>
        <w:t>*</w:t>
      </w:r>
    </w:p>
    <w:p w14:paraId="342CFFE2" w14:textId="77777777" w:rsidR="00AA6C1C" w:rsidRPr="0080716A" w:rsidRDefault="00AA6C1C" w:rsidP="00AA6C1C">
      <w:pPr>
        <w:spacing w:line="360" w:lineRule="auto"/>
        <w:rPr>
          <w:rFonts w:ascii="Times New Roman" w:hAnsi="Times New Roman" w:cs="Times New Roman"/>
          <w:sz w:val="24"/>
          <w:szCs w:val="24"/>
        </w:rPr>
      </w:pPr>
      <w:r w:rsidRPr="0080716A">
        <w:rPr>
          <w:rFonts w:ascii="Times New Roman" w:hAnsi="Times New Roman" w:cs="Times New Roman"/>
          <w:sz w:val="24"/>
          <w:szCs w:val="24"/>
          <w:vertAlign w:val="superscript"/>
        </w:rPr>
        <w:t>1</w:t>
      </w:r>
      <w:r w:rsidRPr="0080716A">
        <w:rPr>
          <w:rFonts w:ascii="Times New Roman" w:hAnsi="Times New Roman" w:cs="Times New Roman"/>
          <w:sz w:val="24"/>
          <w:szCs w:val="24"/>
        </w:rPr>
        <w:t xml:space="preserve"> Department of Chemistry, National University of Singapore, 3 Science Drive 3, Singapore 117543, Singapore</w:t>
      </w:r>
    </w:p>
    <w:p w14:paraId="3D615911" w14:textId="7C44724F" w:rsidR="00AA6C1C" w:rsidRDefault="00AA6C1C" w:rsidP="00AA6C1C">
      <w:pPr>
        <w:spacing w:line="360" w:lineRule="auto"/>
        <w:rPr>
          <w:ins w:id="1" w:author="Nijhuis, C.A. (TNW)" w:date="2021-02-23T17:04:00Z"/>
          <w:rFonts w:ascii="Times New Roman" w:hAnsi="Times New Roman" w:cs="Times New Roman"/>
          <w:sz w:val="24"/>
          <w:szCs w:val="24"/>
        </w:rPr>
      </w:pPr>
      <w:r w:rsidRPr="0080716A">
        <w:rPr>
          <w:rFonts w:ascii="Times New Roman" w:hAnsi="Times New Roman" w:cs="Times New Roman"/>
          <w:sz w:val="24"/>
          <w:szCs w:val="24"/>
          <w:vertAlign w:val="superscript"/>
        </w:rPr>
        <w:t>2</w:t>
      </w:r>
      <w:r w:rsidRPr="0080716A">
        <w:rPr>
          <w:rFonts w:ascii="Times New Roman" w:eastAsiaTheme="minorHAnsi" w:hAnsi="Times New Roman" w:cs="Times New Roman"/>
          <w:sz w:val="24"/>
          <w:szCs w:val="24"/>
        </w:rPr>
        <w:t xml:space="preserve"> </w:t>
      </w:r>
      <w:r w:rsidRPr="0080716A">
        <w:rPr>
          <w:rStyle w:val="italic"/>
          <w:rFonts w:ascii="Times New Roman" w:hAnsi="Times New Roman" w:cs="Times New Roman"/>
          <w:sz w:val="24"/>
          <w:szCs w:val="24"/>
        </w:rPr>
        <w:t>Centre for Advanced 2D Materials</w:t>
      </w:r>
      <w:r w:rsidRPr="0080716A">
        <w:rPr>
          <w:rFonts w:ascii="Times New Roman" w:eastAsiaTheme="minorHAnsi" w:hAnsi="Times New Roman" w:cs="Times New Roman"/>
          <w:sz w:val="24"/>
          <w:szCs w:val="24"/>
        </w:rPr>
        <w:t xml:space="preserve"> and Graphene Research Centre, </w:t>
      </w:r>
      <w:r w:rsidRPr="0080716A">
        <w:rPr>
          <w:rFonts w:ascii="Times New Roman" w:hAnsi="Times New Roman" w:cs="Times New Roman"/>
          <w:sz w:val="24"/>
          <w:szCs w:val="24"/>
        </w:rPr>
        <w:t>National University of Singapore, 2 Science Drive 3, Singapore 117542, Singapore</w:t>
      </w:r>
    </w:p>
    <w:p w14:paraId="76A7A84A" w14:textId="04EEE7CC" w:rsidR="00225864" w:rsidRPr="00225864" w:rsidRDefault="00225864" w:rsidP="00225864">
      <w:pPr>
        <w:spacing w:line="360" w:lineRule="auto"/>
        <w:rPr>
          <w:ins w:id="2" w:author="Nijhuis, C.A. (TNW)" w:date="2021-02-23T17:04:00Z"/>
          <w:rFonts w:ascii="Times New Roman" w:hAnsi="Times New Roman" w:cs="Times New Roman"/>
          <w:sz w:val="24"/>
          <w:szCs w:val="24"/>
          <w:lang w:val="en-US"/>
        </w:rPr>
      </w:pPr>
      <w:ins w:id="3" w:author="Nijhuis, C.A. (TNW)" w:date="2021-02-23T17:04:00Z">
        <w:r>
          <w:rPr>
            <w:rFonts w:ascii="Times New Roman" w:hAnsi="Times New Roman" w:cs="Times New Roman"/>
            <w:sz w:val="24"/>
            <w:szCs w:val="24"/>
            <w:vertAlign w:val="superscript"/>
            <w:lang w:val="en-US"/>
          </w:rPr>
          <w:t xml:space="preserve">3 </w:t>
        </w:r>
        <w:r w:rsidRPr="00225864">
          <w:rPr>
            <w:rFonts w:ascii="Times New Roman" w:hAnsi="Times New Roman" w:cs="Times New Roman"/>
            <w:sz w:val="24"/>
            <w:szCs w:val="24"/>
            <w:lang w:val="en-US"/>
          </w:rPr>
          <w:t>Department of Molecules &amp; Materials, MESA+ Institute for Nanotechnology, Faculty of Science and Technology, University of Twente, P.O. Box 217, 7500 AE Enschede, The Netherlands</w:t>
        </w:r>
      </w:ins>
    </w:p>
    <w:p w14:paraId="68E22FD1" w14:textId="77777777" w:rsidR="00225864" w:rsidRPr="00225864" w:rsidRDefault="00225864" w:rsidP="00AA6C1C">
      <w:pPr>
        <w:spacing w:line="360" w:lineRule="auto"/>
        <w:rPr>
          <w:rFonts w:ascii="Times New Roman" w:hAnsi="Times New Roman" w:cs="Times New Roman"/>
          <w:sz w:val="24"/>
          <w:szCs w:val="24"/>
          <w:lang w:val="en-US"/>
          <w:rPrChange w:id="4" w:author="Nijhuis, C.A. (TNW)" w:date="2021-02-23T17:04:00Z">
            <w:rPr>
              <w:rFonts w:ascii="Times New Roman" w:hAnsi="Times New Roman" w:cs="Times New Roman"/>
              <w:sz w:val="24"/>
              <w:szCs w:val="24"/>
            </w:rPr>
          </w:rPrChange>
        </w:rPr>
      </w:pPr>
    </w:p>
    <w:p w14:paraId="5AA2C474" w14:textId="77777777" w:rsidR="00AA6C1C" w:rsidRDefault="00AA6C1C" w:rsidP="00AA6C1C">
      <w:pPr>
        <w:suppressAutoHyphens/>
        <w:spacing w:line="360" w:lineRule="auto"/>
        <w:rPr>
          <w:rFonts w:ascii="Times New Roman" w:hAnsi="Times New Roman" w:cs="Times New Roman"/>
          <w:sz w:val="24"/>
          <w:szCs w:val="24"/>
          <w:vertAlign w:val="superscript"/>
        </w:rPr>
      </w:pPr>
    </w:p>
    <w:p w14:paraId="315789D5" w14:textId="77777777" w:rsidR="00AA6C1C" w:rsidRPr="0080716A" w:rsidRDefault="00AA6C1C" w:rsidP="00AA6C1C">
      <w:pPr>
        <w:suppressAutoHyphens/>
        <w:spacing w:line="360" w:lineRule="auto"/>
        <w:rPr>
          <w:rFonts w:ascii="Times New Roman" w:eastAsia="MS Mincho" w:hAnsi="Times New Roman" w:cs="Times New Roman"/>
          <w:sz w:val="24"/>
          <w:szCs w:val="24"/>
          <w:lang w:eastAsia="he-IL" w:bidi="he-IL"/>
        </w:rPr>
      </w:pPr>
      <w:r w:rsidRPr="0080716A">
        <w:rPr>
          <w:rFonts w:ascii="Times New Roman" w:eastAsia="MS Mincho" w:hAnsi="Times New Roman" w:cs="Times New Roman"/>
          <w:sz w:val="24"/>
          <w:szCs w:val="24"/>
          <w:lang w:eastAsia="he-IL" w:bidi="he-IL"/>
        </w:rPr>
        <w:t>*Author to whom correspondence should be addressed: chmnca@nus.edu.sg</w:t>
      </w:r>
    </w:p>
    <w:p w14:paraId="064F753E" w14:textId="77777777" w:rsidR="00AA6C1C" w:rsidRPr="0080716A" w:rsidRDefault="00AA6C1C" w:rsidP="00AA6C1C">
      <w:pPr>
        <w:spacing w:line="360" w:lineRule="auto"/>
        <w:rPr>
          <w:rFonts w:ascii="Times New Roman" w:hAnsi="Times New Roman" w:cs="Times New Roman"/>
          <w:i/>
          <w:sz w:val="24"/>
          <w:szCs w:val="24"/>
        </w:rPr>
      </w:pPr>
    </w:p>
    <w:p w14:paraId="31517C3A" w14:textId="6CBABB74" w:rsidR="00AA6C1C" w:rsidRDefault="00AA6C1C" w:rsidP="007712F0">
      <w:pPr>
        <w:spacing w:line="480" w:lineRule="auto"/>
        <w:rPr>
          <w:rFonts w:ascii="Times New Roman" w:hAnsi="Times New Roman" w:cs="Times New Roman"/>
          <w:i/>
          <w:sz w:val="24"/>
          <w:szCs w:val="24"/>
        </w:rPr>
      </w:pPr>
      <w:r w:rsidRPr="0080716A">
        <w:rPr>
          <w:rFonts w:ascii="Times New Roman" w:hAnsi="Times New Roman" w:cs="Times New Roman"/>
          <w:i/>
          <w:sz w:val="24"/>
          <w:szCs w:val="24"/>
        </w:rPr>
        <w:t xml:space="preserve">Target journal: </w:t>
      </w:r>
    </w:p>
    <w:p w14:paraId="4D6EACDC" w14:textId="378415E4" w:rsidR="00F832F2" w:rsidRDefault="00F832F2" w:rsidP="007712F0">
      <w:pPr>
        <w:spacing w:line="480" w:lineRule="auto"/>
        <w:rPr>
          <w:rFonts w:ascii="Times New Roman" w:hAnsi="Times New Roman" w:cs="Times New Roman"/>
          <w:i/>
          <w:sz w:val="24"/>
          <w:szCs w:val="24"/>
        </w:rPr>
      </w:pPr>
    </w:p>
    <w:p w14:paraId="6148A85D" w14:textId="3B6FDE23" w:rsidR="00EC4C75" w:rsidRDefault="00EC4C75" w:rsidP="007712F0">
      <w:pPr>
        <w:spacing w:line="480" w:lineRule="auto"/>
        <w:rPr>
          <w:rFonts w:ascii="Times New Roman" w:hAnsi="Times New Roman" w:cs="Times New Roman"/>
          <w:i/>
          <w:sz w:val="24"/>
          <w:szCs w:val="24"/>
        </w:rPr>
      </w:pPr>
    </w:p>
    <w:p w14:paraId="4DA9C333" w14:textId="04B2573E" w:rsidR="00EC4C75" w:rsidRDefault="00EC4C75" w:rsidP="007712F0">
      <w:pPr>
        <w:spacing w:line="480" w:lineRule="auto"/>
        <w:rPr>
          <w:rFonts w:ascii="Times New Roman" w:hAnsi="Times New Roman" w:cs="Times New Roman"/>
          <w:i/>
          <w:sz w:val="24"/>
          <w:szCs w:val="24"/>
        </w:rPr>
      </w:pPr>
    </w:p>
    <w:p w14:paraId="48C9A596" w14:textId="7AE250F1" w:rsidR="00EC4C75" w:rsidRDefault="00EC4C75" w:rsidP="007712F0">
      <w:pPr>
        <w:spacing w:line="480" w:lineRule="auto"/>
        <w:rPr>
          <w:rFonts w:ascii="Times New Roman" w:hAnsi="Times New Roman" w:cs="Times New Roman"/>
          <w:i/>
          <w:sz w:val="24"/>
          <w:szCs w:val="24"/>
        </w:rPr>
      </w:pPr>
    </w:p>
    <w:p w14:paraId="57482B81" w14:textId="77777777" w:rsidR="00EC4C75" w:rsidRDefault="00EC4C75" w:rsidP="007712F0">
      <w:pPr>
        <w:spacing w:line="480" w:lineRule="auto"/>
        <w:rPr>
          <w:rFonts w:ascii="Times New Roman" w:hAnsi="Times New Roman" w:cs="Times New Roman"/>
          <w:i/>
          <w:sz w:val="24"/>
          <w:szCs w:val="24"/>
        </w:rPr>
      </w:pPr>
    </w:p>
    <w:p w14:paraId="1D627BC1" w14:textId="6632636B" w:rsidR="00F832F2" w:rsidRDefault="00F832F2" w:rsidP="007712F0">
      <w:pPr>
        <w:spacing w:line="480" w:lineRule="auto"/>
        <w:rPr>
          <w:rFonts w:ascii="Times New Roman" w:hAnsi="Times New Roman" w:cs="Times New Roman"/>
          <w:i/>
          <w:sz w:val="24"/>
          <w:szCs w:val="24"/>
        </w:rPr>
      </w:pPr>
    </w:p>
    <w:p w14:paraId="361CE493" w14:textId="0D79BA0A" w:rsidR="00F832F2" w:rsidRDefault="00F832F2" w:rsidP="007712F0">
      <w:pPr>
        <w:spacing w:line="480" w:lineRule="auto"/>
        <w:rPr>
          <w:rFonts w:ascii="Times New Roman" w:hAnsi="Times New Roman" w:cs="Times New Roman"/>
          <w:i/>
          <w:sz w:val="24"/>
          <w:szCs w:val="24"/>
        </w:rPr>
      </w:pPr>
    </w:p>
    <w:p w14:paraId="11E2D4EC" w14:textId="460F198E" w:rsidR="00F832F2" w:rsidRDefault="00F832F2" w:rsidP="007712F0">
      <w:pPr>
        <w:spacing w:line="480" w:lineRule="auto"/>
        <w:rPr>
          <w:rFonts w:ascii="Times New Roman" w:hAnsi="Times New Roman" w:cs="Times New Roman"/>
          <w:i/>
          <w:sz w:val="24"/>
          <w:szCs w:val="24"/>
        </w:rPr>
      </w:pPr>
    </w:p>
    <w:p w14:paraId="4C5442CA" w14:textId="77777777" w:rsidR="00F832F2" w:rsidRPr="0080716A" w:rsidRDefault="00F832F2" w:rsidP="007712F0">
      <w:pPr>
        <w:spacing w:line="480" w:lineRule="auto"/>
        <w:rPr>
          <w:rFonts w:ascii="Times New Roman" w:hAnsi="Times New Roman" w:cs="Times New Roman"/>
          <w:sz w:val="24"/>
          <w:szCs w:val="24"/>
        </w:rPr>
      </w:pPr>
    </w:p>
    <w:p w14:paraId="70D6BC3B" w14:textId="23B8D930" w:rsidR="00F832F2" w:rsidRDefault="00AA6C1C" w:rsidP="007712F0">
      <w:pPr>
        <w:spacing w:line="480" w:lineRule="auto"/>
        <w:rPr>
          <w:rFonts w:ascii="Times New Roman" w:hAnsi="Times New Roman" w:cs="Times New Roman"/>
          <w:sz w:val="24"/>
          <w:szCs w:val="24"/>
        </w:rPr>
      </w:pPr>
      <w:commentRangeStart w:id="5"/>
      <w:r>
        <w:rPr>
          <w:rFonts w:ascii="Times New Roman" w:hAnsi="Times New Roman" w:cs="Times New Roman"/>
          <w:sz w:val="24"/>
          <w:szCs w:val="24"/>
        </w:rPr>
        <w:t>TOC:</w:t>
      </w:r>
      <w:r w:rsidR="00F832F2">
        <w:rPr>
          <w:rFonts w:ascii="Times New Roman" w:hAnsi="Times New Roman" w:cs="Times New Roman"/>
          <w:sz w:val="24"/>
          <w:szCs w:val="24"/>
        </w:rPr>
        <w:t xml:space="preserve"> design with the scientific insights and appealing</w:t>
      </w:r>
      <w:commentRangeEnd w:id="5"/>
      <w:r w:rsidR="00225864">
        <w:rPr>
          <w:rStyle w:val="CommentReference"/>
        </w:rPr>
        <w:commentReference w:id="5"/>
      </w:r>
    </w:p>
    <w:p w14:paraId="0A66F5EC" w14:textId="77777777" w:rsidR="00AA6C1C" w:rsidRDefault="00AA6C1C" w:rsidP="007712F0">
      <w:pPr>
        <w:spacing w:line="480" w:lineRule="auto"/>
        <w:rPr>
          <w:rFonts w:ascii="Times New Roman" w:hAnsi="Times New Roman" w:cs="Times New Roman"/>
          <w:sz w:val="24"/>
          <w:szCs w:val="24"/>
        </w:rPr>
      </w:pPr>
      <w:commentRangeStart w:id="6"/>
      <w:r>
        <w:rPr>
          <w:rFonts w:ascii="Times New Roman" w:hAnsi="Times New Roman" w:cs="Times New Roman"/>
          <w:sz w:val="24"/>
          <w:szCs w:val="24"/>
        </w:rPr>
        <w:t>Abstract:</w:t>
      </w:r>
      <w:commentRangeEnd w:id="6"/>
      <w:r w:rsidR="00225864">
        <w:rPr>
          <w:rStyle w:val="CommentReference"/>
        </w:rPr>
        <w:commentReference w:id="6"/>
      </w:r>
    </w:p>
    <w:p w14:paraId="2AF51F19" w14:textId="1E136C49" w:rsidR="00AA6C1C" w:rsidRDefault="00AA6C1C" w:rsidP="007712F0">
      <w:pPr>
        <w:spacing w:line="480" w:lineRule="auto"/>
        <w:rPr>
          <w:rFonts w:ascii="Times New Roman" w:hAnsi="Times New Roman" w:cs="Times New Roman"/>
          <w:sz w:val="24"/>
          <w:szCs w:val="24"/>
        </w:rPr>
      </w:pPr>
    </w:p>
    <w:p w14:paraId="6A2E0190" w14:textId="01FED160" w:rsidR="00F832F2" w:rsidRDefault="00F832F2" w:rsidP="007712F0">
      <w:pPr>
        <w:spacing w:line="480" w:lineRule="auto"/>
        <w:rPr>
          <w:rFonts w:ascii="Times New Roman" w:hAnsi="Times New Roman" w:cs="Times New Roman"/>
          <w:sz w:val="24"/>
          <w:szCs w:val="24"/>
        </w:rPr>
      </w:pPr>
    </w:p>
    <w:p w14:paraId="27B2FE1C" w14:textId="18CB2E6D" w:rsidR="00F832F2" w:rsidRDefault="00F832F2" w:rsidP="007712F0">
      <w:pPr>
        <w:spacing w:line="480" w:lineRule="auto"/>
        <w:rPr>
          <w:rFonts w:ascii="Times New Roman" w:hAnsi="Times New Roman" w:cs="Times New Roman"/>
          <w:sz w:val="24"/>
          <w:szCs w:val="24"/>
        </w:rPr>
      </w:pPr>
    </w:p>
    <w:p w14:paraId="45C0C332" w14:textId="0F0D2677" w:rsidR="00F832F2" w:rsidRDefault="00F832F2" w:rsidP="007712F0">
      <w:pPr>
        <w:spacing w:line="480" w:lineRule="auto"/>
        <w:rPr>
          <w:rFonts w:ascii="Times New Roman" w:hAnsi="Times New Roman" w:cs="Times New Roman"/>
          <w:sz w:val="24"/>
          <w:szCs w:val="24"/>
        </w:rPr>
      </w:pPr>
    </w:p>
    <w:p w14:paraId="068959C8" w14:textId="5E460A1F" w:rsidR="00F832F2" w:rsidRDefault="00F832F2" w:rsidP="007712F0">
      <w:pPr>
        <w:spacing w:line="480" w:lineRule="auto"/>
        <w:rPr>
          <w:rFonts w:ascii="Times New Roman" w:hAnsi="Times New Roman" w:cs="Times New Roman"/>
          <w:sz w:val="24"/>
          <w:szCs w:val="24"/>
        </w:rPr>
      </w:pPr>
    </w:p>
    <w:p w14:paraId="3FFF3781" w14:textId="3D012D73" w:rsidR="00F832F2" w:rsidRDefault="00F832F2" w:rsidP="007712F0">
      <w:pPr>
        <w:spacing w:line="480" w:lineRule="auto"/>
        <w:rPr>
          <w:rFonts w:ascii="Times New Roman" w:hAnsi="Times New Roman" w:cs="Times New Roman"/>
          <w:sz w:val="24"/>
          <w:szCs w:val="24"/>
        </w:rPr>
      </w:pPr>
    </w:p>
    <w:p w14:paraId="71396998" w14:textId="57930FEE" w:rsidR="00F832F2" w:rsidRDefault="00F832F2" w:rsidP="007712F0">
      <w:pPr>
        <w:spacing w:line="480" w:lineRule="auto"/>
        <w:rPr>
          <w:rFonts w:ascii="Times New Roman" w:hAnsi="Times New Roman" w:cs="Times New Roman"/>
          <w:sz w:val="24"/>
          <w:szCs w:val="24"/>
        </w:rPr>
      </w:pPr>
    </w:p>
    <w:p w14:paraId="3FD7016A" w14:textId="365E2530" w:rsidR="00F832F2" w:rsidRDefault="00F832F2" w:rsidP="007712F0">
      <w:pPr>
        <w:spacing w:line="480" w:lineRule="auto"/>
        <w:rPr>
          <w:rFonts w:ascii="Times New Roman" w:hAnsi="Times New Roman" w:cs="Times New Roman"/>
          <w:sz w:val="24"/>
          <w:szCs w:val="24"/>
        </w:rPr>
      </w:pPr>
    </w:p>
    <w:p w14:paraId="54C56892" w14:textId="3449837B" w:rsidR="00F832F2" w:rsidRDefault="00F832F2" w:rsidP="007712F0">
      <w:pPr>
        <w:spacing w:line="480" w:lineRule="auto"/>
        <w:rPr>
          <w:rFonts w:ascii="Times New Roman" w:hAnsi="Times New Roman" w:cs="Times New Roman"/>
          <w:sz w:val="24"/>
          <w:szCs w:val="24"/>
        </w:rPr>
      </w:pPr>
    </w:p>
    <w:p w14:paraId="0345C261" w14:textId="263EBBA9" w:rsidR="00F832F2" w:rsidRDefault="00F832F2" w:rsidP="007712F0">
      <w:pPr>
        <w:spacing w:line="480" w:lineRule="auto"/>
        <w:rPr>
          <w:rFonts w:ascii="Times New Roman" w:hAnsi="Times New Roman" w:cs="Times New Roman"/>
          <w:sz w:val="24"/>
          <w:szCs w:val="24"/>
        </w:rPr>
      </w:pPr>
    </w:p>
    <w:p w14:paraId="4FB2139E" w14:textId="7DA78157" w:rsidR="00F832F2" w:rsidRDefault="00F832F2" w:rsidP="007712F0">
      <w:pPr>
        <w:spacing w:line="480" w:lineRule="auto"/>
        <w:rPr>
          <w:rFonts w:ascii="Times New Roman" w:hAnsi="Times New Roman" w:cs="Times New Roman"/>
          <w:sz w:val="24"/>
          <w:szCs w:val="24"/>
        </w:rPr>
      </w:pPr>
    </w:p>
    <w:p w14:paraId="1E19EADB" w14:textId="63539DF6" w:rsidR="00F832F2" w:rsidRDefault="00F832F2" w:rsidP="007712F0">
      <w:pPr>
        <w:spacing w:line="480" w:lineRule="auto"/>
        <w:rPr>
          <w:rFonts w:ascii="Times New Roman" w:hAnsi="Times New Roman" w:cs="Times New Roman"/>
          <w:sz w:val="24"/>
          <w:szCs w:val="24"/>
        </w:rPr>
      </w:pPr>
    </w:p>
    <w:p w14:paraId="19DFCE5F" w14:textId="39FCCA7C" w:rsidR="00F832F2" w:rsidRDefault="00F832F2" w:rsidP="007712F0">
      <w:pPr>
        <w:spacing w:line="480" w:lineRule="auto"/>
        <w:rPr>
          <w:rFonts w:ascii="Times New Roman" w:hAnsi="Times New Roman" w:cs="Times New Roman"/>
          <w:sz w:val="24"/>
          <w:szCs w:val="24"/>
        </w:rPr>
      </w:pPr>
    </w:p>
    <w:p w14:paraId="31F0C4D3" w14:textId="7CBB9AF4" w:rsidR="00F832F2" w:rsidRDefault="00F832F2" w:rsidP="007712F0">
      <w:pPr>
        <w:spacing w:line="480" w:lineRule="auto"/>
        <w:rPr>
          <w:rFonts w:ascii="Times New Roman" w:hAnsi="Times New Roman" w:cs="Times New Roman"/>
          <w:sz w:val="24"/>
          <w:szCs w:val="24"/>
        </w:rPr>
      </w:pPr>
      <w:commentRangeStart w:id="7"/>
    </w:p>
    <w:p w14:paraId="44348DB5" w14:textId="2F2D3764" w:rsidR="00F832F2" w:rsidRDefault="00F832F2" w:rsidP="007712F0">
      <w:pPr>
        <w:spacing w:line="480" w:lineRule="auto"/>
        <w:rPr>
          <w:rFonts w:ascii="Times New Roman" w:hAnsi="Times New Roman" w:cs="Times New Roman"/>
          <w:sz w:val="24"/>
          <w:szCs w:val="24"/>
        </w:rPr>
      </w:pPr>
    </w:p>
    <w:commentRangeEnd w:id="7"/>
    <w:p w14:paraId="74B2BA9C" w14:textId="77777777" w:rsidR="00F832F2" w:rsidRDefault="00225864" w:rsidP="007712F0">
      <w:pPr>
        <w:spacing w:line="480" w:lineRule="auto"/>
        <w:rPr>
          <w:rFonts w:ascii="Times New Roman" w:hAnsi="Times New Roman" w:cs="Times New Roman"/>
          <w:sz w:val="24"/>
          <w:szCs w:val="24"/>
        </w:rPr>
      </w:pPr>
      <w:r>
        <w:rPr>
          <w:rStyle w:val="CommentReference"/>
        </w:rPr>
        <w:commentReference w:id="7"/>
      </w:r>
    </w:p>
    <w:p w14:paraId="18B6DD0C" w14:textId="6F761C28" w:rsidR="00AA6C1C" w:rsidRDefault="00AA6C1C" w:rsidP="007712F0">
      <w:pPr>
        <w:spacing w:line="480" w:lineRule="auto"/>
        <w:rPr>
          <w:rFonts w:ascii="Times New Roman" w:hAnsi="Times New Roman" w:cs="Times New Roman"/>
          <w:b/>
          <w:sz w:val="24"/>
          <w:szCs w:val="24"/>
        </w:rPr>
      </w:pPr>
      <w:r w:rsidRPr="00AA6C1C">
        <w:rPr>
          <w:rFonts w:ascii="Times New Roman" w:hAnsi="Times New Roman" w:cs="Times New Roman"/>
          <w:b/>
          <w:sz w:val="24"/>
          <w:szCs w:val="24"/>
        </w:rPr>
        <w:t>Introduction</w:t>
      </w:r>
    </w:p>
    <w:p w14:paraId="2DE8AC07" w14:textId="7E27C937" w:rsidR="00186350" w:rsidRDefault="003D46C1" w:rsidP="00225864">
      <w:pPr>
        <w:spacing w:after="0" w:line="480" w:lineRule="auto"/>
        <w:rPr>
          <w:rFonts w:ascii="Times New Roman" w:hAnsi="Times New Roman" w:cs="Times New Roman"/>
          <w:bCs/>
          <w:sz w:val="24"/>
          <w:szCs w:val="24"/>
        </w:rPr>
        <w:pPrChange w:id="8" w:author="Nijhuis, C.A. (TNW)" w:date="2021-02-23T17:07:00Z">
          <w:pPr>
            <w:spacing w:line="480" w:lineRule="auto"/>
          </w:pPr>
        </w:pPrChange>
      </w:pPr>
      <w:r>
        <w:rPr>
          <w:rFonts w:ascii="Times New Roman" w:hAnsi="Times New Roman" w:cs="Times New Roman"/>
          <w:bCs/>
          <w:sz w:val="24"/>
          <w:szCs w:val="24"/>
        </w:rPr>
        <w:t>Molecular junctions, where an individual molecule or molecular array sandwiched between two electrodes, have shown interesting functions such as diodes, light-emission and memory. To guide the design of future generation device</w:t>
      </w:r>
      <w:ins w:id="9" w:author="Nijhuis, C.A. (TNW)" w:date="2021-02-23T17:05:00Z">
        <w:r w:rsidR="00225864">
          <w:rPr>
            <w:rFonts w:ascii="Times New Roman" w:hAnsi="Times New Roman" w:cs="Times New Roman"/>
            <w:bCs/>
            <w:sz w:val="24"/>
            <w:szCs w:val="24"/>
          </w:rPr>
          <w:t>s</w:t>
        </w:r>
      </w:ins>
      <w:r>
        <w:rPr>
          <w:rFonts w:ascii="Times New Roman" w:hAnsi="Times New Roman" w:cs="Times New Roman"/>
          <w:bCs/>
          <w:sz w:val="24"/>
          <w:szCs w:val="24"/>
        </w:rPr>
        <w:t xml:space="preserve">, </w:t>
      </w:r>
      <w:commentRangeStart w:id="10"/>
      <w:r>
        <w:rPr>
          <w:rFonts w:ascii="Times New Roman" w:hAnsi="Times New Roman" w:cs="Times New Roman"/>
          <w:bCs/>
          <w:sz w:val="24"/>
          <w:szCs w:val="24"/>
        </w:rPr>
        <w:t xml:space="preserve">it is </w:t>
      </w:r>
      <w:del w:id="11" w:author="Nijhuis, C.A. (TNW)" w:date="2021-02-23T17:05:00Z">
        <w:r w:rsidDel="00225864">
          <w:rPr>
            <w:rFonts w:ascii="Times New Roman" w:hAnsi="Times New Roman" w:cs="Times New Roman"/>
            <w:bCs/>
            <w:sz w:val="24"/>
            <w:szCs w:val="24"/>
          </w:rPr>
          <w:delText xml:space="preserve">now more </w:delText>
        </w:r>
      </w:del>
      <w:r>
        <w:rPr>
          <w:rFonts w:ascii="Times New Roman" w:hAnsi="Times New Roman" w:cs="Times New Roman"/>
          <w:bCs/>
          <w:sz w:val="24"/>
          <w:szCs w:val="24"/>
        </w:rPr>
        <w:t xml:space="preserve">important </w:t>
      </w:r>
      <w:commentRangeEnd w:id="10"/>
      <w:r w:rsidR="00225864">
        <w:rPr>
          <w:rStyle w:val="CommentReference"/>
        </w:rPr>
        <w:commentReference w:id="10"/>
      </w:r>
      <w:del w:id="12" w:author="Nijhuis, C.A. (TNW)" w:date="2021-02-23T17:05:00Z">
        <w:r w:rsidDel="00225864">
          <w:rPr>
            <w:rFonts w:ascii="Times New Roman" w:hAnsi="Times New Roman" w:cs="Times New Roman"/>
            <w:bCs/>
            <w:sz w:val="24"/>
            <w:szCs w:val="24"/>
          </w:rPr>
          <w:delText xml:space="preserve">than ever </w:delText>
        </w:r>
      </w:del>
      <w:r>
        <w:rPr>
          <w:rFonts w:ascii="Times New Roman" w:hAnsi="Times New Roman" w:cs="Times New Roman"/>
          <w:bCs/>
          <w:sz w:val="24"/>
          <w:szCs w:val="24"/>
        </w:rPr>
        <w:t xml:space="preserve">to understand the mechanism of electron tunnelling through molecules. With the recent advances </w:t>
      </w:r>
      <w:r w:rsidR="00113255">
        <w:rPr>
          <w:rFonts w:ascii="Times New Roman" w:hAnsi="Times New Roman" w:cs="Times New Roman"/>
          <w:bCs/>
          <w:sz w:val="24"/>
          <w:szCs w:val="24"/>
        </w:rPr>
        <w:t>in theory as well as experimental studies</w:t>
      </w:r>
      <w:r>
        <w:rPr>
          <w:rFonts w:ascii="Times New Roman" w:hAnsi="Times New Roman" w:cs="Times New Roman"/>
          <w:bCs/>
          <w:sz w:val="24"/>
          <w:szCs w:val="24"/>
        </w:rPr>
        <w:t xml:space="preserve">, we are breaching </w:t>
      </w:r>
      <w:proofErr w:type="spellStart"/>
      <w:r>
        <w:rPr>
          <w:rFonts w:ascii="Times New Roman" w:hAnsi="Times New Roman" w:cs="Times New Roman"/>
          <w:bCs/>
          <w:sz w:val="24"/>
          <w:szCs w:val="24"/>
        </w:rPr>
        <w:t>La</w:t>
      </w:r>
      <w:r w:rsidR="00113255">
        <w:rPr>
          <w:rFonts w:ascii="Times New Roman" w:hAnsi="Times New Roman" w:cs="Times New Roman"/>
          <w:bCs/>
          <w:sz w:val="24"/>
          <w:szCs w:val="24"/>
        </w:rPr>
        <w:t>n</w:t>
      </w:r>
      <w:r>
        <w:rPr>
          <w:rFonts w:ascii="Times New Roman" w:hAnsi="Times New Roman" w:cs="Times New Roman"/>
          <w:bCs/>
          <w:sz w:val="24"/>
          <w:szCs w:val="24"/>
        </w:rPr>
        <w:t>dau</w:t>
      </w:r>
      <w:r w:rsidR="00113255">
        <w:rPr>
          <w:rFonts w:ascii="Times New Roman" w:hAnsi="Times New Roman" w:cs="Times New Roman"/>
          <w:bCs/>
          <w:sz w:val="24"/>
          <w:szCs w:val="24"/>
        </w:rPr>
        <w:t>er</w:t>
      </w:r>
      <w:proofErr w:type="spellEnd"/>
      <w:r>
        <w:rPr>
          <w:rFonts w:ascii="Times New Roman" w:hAnsi="Times New Roman" w:cs="Times New Roman"/>
          <w:bCs/>
          <w:sz w:val="24"/>
          <w:szCs w:val="24"/>
        </w:rPr>
        <w:t xml:space="preserve"> </w:t>
      </w:r>
      <w:r w:rsidR="00D60FB8">
        <w:rPr>
          <w:rFonts w:ascii="Times New Roman" w:hAnsi="Times New Roman" w:cs="Times New Roman"/>
          <w:bCs/>
          <w:sz w:val="24"/>
          <w:szCs w:val="24"/>
        </w:rPr>
        <w:t xml:space="preserve">tunnelling and the Marcus electron transfer in the context of a molecular junction. </w:t>
      </w:r>
      <w:r w:rsidR="00113255">
        <w:rPr>
          <w:rFonts w:ascii="Times New Roman" w:hAnsi="Times New Roman" w:cs="Times New Roman"/>
          <w:bCs/>
          <w:sz w:val="24"/>
          <w:szCs w:val="24"/>
        </w:rPr>
        <w:t xml:space="preserve">Here we take one step further to investigate the coupling between the molecules and the electrodes and its impact on the mechanism of electron transport. </w:t>
      </w:r>
      <w:r w:rsidR="00113255" w:rsidRPr="00113255">
        <w:rPr>
          <w:rFonts w:ascii="Times New Roman" w:hAnsi="Times New Roman" w:cs="Times New Roman"/>
          <w:bCs/>
          <w:sz w:val="24"/>
          <w:szCs w:val="24"/>
        </w:rPr>
        <w:t>We have demonstrated that by adding one CH</w:t>
      </w:r>
      <w:r w:rsidR="00113255" w:rsidRPr="00C82DE9">
        <w:rPr>
          <w:rFonts w:ascii="Times New Roman" w:hAnsi="Times New Roman" w:cs="Times New Roman"/>
          <w:bCs/>
          <w:sz w:val="24"/>
          <w:szCs w:val="24"/>
          <w:vertAlign w:val="subscript"/>
        </w:rPr>
        <w:t>2</w:t>
      </w:r>
      <w:r w:rsidR="00113255" w:rsidRPr="00113255">
        <w:rPr>
          <w:rFonts w:ascii="Times New Roman" w:hAnsi="Times New Roman" w:cs="Times New Roman"/>
          <w:bCs/>
          <w:sz w:val="24"/>
          <w:szCs w:val="24"/>
        </w:rPr>
        <w:t xml:space="preserve"> unit </w:t>
      </w:r>
      <w:r w:rsidR="00C82DE9">
        <w:rPr>
          <w:rFonts w:ascii="Times New Roman" w:hAnsi="Times New Roman" w:cs="Times New Roman"/>
          <w:bCs/>
          <w:sz w:val="24"/>
          <w:szCs w:val="24"/>
        </w:rPr>
        <w:t xml:space="preserve">to reduce this coupling strength, we can turn on </w:t>
      </w:r>
      <w:commentRangeStart w:id="13"/>
      <w:r w:rsidR="00C82DE9">
        <w:rPr>
          <w:rFonts w:ascii="Times New Roman" w:hAnsi="Times New Roman" w:cs="Times New Roman"/>
          <w:bCs/>
          <w:sz w:val="24"/>
          <w:szCs w:val="24"/>
        </w:rPr>
        <w:t>the intramolecular gating effect and push the electron transfer to the inverted Marcus regime.</w:t>
      </w:r>
    </w:p>
    <w:p w14:paraId="39D268B8" w14:textId="4F174E5E" w:rsidR="00733634" w:rsidRDefault="00FB5FA6" w:rsidP="00225864">
      <w:pPr>
        <w:spacing w:after="0" w:line="480" w:lineRule="auto"/>
        <w:ind w:firstLine="720"/>
        <w:jc w:val="both"/>
        <w:rPr>
          <w:rFonts w:ascii="Times New Roman" w:hAnsi="Times New Roman" w:cs="Times New Roman"/>
          <w:bCs/>
          <w:sz w:val="24"/>
          <w:szCs w:val="24"/>
        </w:rPr>
        <w:pPrChange w:id="14" w:author="Nijhuis, C.A. (TNW)" w:date="2021-02-23T17:07:00Z">
          <w:pPr>
            <w:spacing w:line="480" w:lineRule="auto"/>
            <w:jc w:val="both"/>
          </w:pPr>
        </w:pPrChange>
      </w:pPr>
      <w:r w:rsidRPr="00FB5FA6">
        <w:rPr>
          <w:rFonts w:ascii="Times New Roman" w:hAnsi="Times New Roman" w:cs="Times New Roman"/>
          <w:bCs/>
          <w:sz w:val="24"/>
          <w:szCs w:val="24"/>
        </w:rPr>
        <w:t xml:space="preserve">Two models </w:t>
      </w:r>
      <w:commentRangeEnd w:id="13"/>
      <w:r w:rsidR="00225864">
        <w:rPr>
          <w:rStyle w:val="CommentReference"/>
        </w:rPr>
        <w:commentReference w:id="13"/>
      </w:r>
      <w:r w:rsidRPr="00FB5FA6">
        <w:rPr>
          <w:rFonts w:ascii="Times New Roman" w:hAnsi="Times New Roman" w:cs="Times New Roman"/>
          <w:bCs/>
          <w:sz w:val="24"/>
          <w:szCs w:val="24"/>
        </w:rPr>
        <w:t xml:space="preserve">are most used to describe charge transport mechanisms through molecular junctions: coherent tunnelling and incoherent hopping. The former treats molecule as a ballistic conductor with only elastic scattering while the latter assumes strong electron-nuclear coupling and complete localization of electrons. </w:t>
      </w:r>
      <w:proofErr w:type="spellStart"/>
      <w:r w:rsidRPr="00FB5FA6">
        <w:rPr>
          <w:rFonts w:ascii="Times New Roman" w:hAnsi="Times New Roman" w:cs="Times New Roman"/>
          <w:bCs/>
          <w:sz w:val="24"/>
          <w:szCs w:val="24"/>
        </w:rPr>
        <w:t>Landauer</w:t>
      </w:r>
      <w:proofErr w:type="spellEnd"/>
      <w:r w:rsidRPr="00FB5FA6">
        <w:rPr>
          <w:rFonts w:ascii="Times New Roman" w:hAnsi="Times New Roman" w:cs="Times New Roman"/>
          <w:bCs/>
          <w:sz w:val="24"/>
          <w:szCs w:val="24"/>
        </w:rPr>
        <w:t xml:space="preserve"> formula and Marcus theory are the theories frequently used to describe these mechanisms respectively. </w:t>
      </w:r>
      <w:r w:rsidR="00BC1E86">
        <w:rPr>
          <w:rFonts w:ascii="Times New Roman" w:hAnsi="Times New Roman" w:cs="Times New Roman"/>
          <w:bCs/>
          <w:sz w:val="24"/>
          <w:szCs w:val="24"/>
        </w:rPr>
        <w:t>Incoherent tunnelling was know</w:t>
      </w:r>
      <w:r w:rsidR="002B13A6">
        <w:rPr>
          <w:rFonts w:ascii="Times New Roman" w:hAnsi="Times New Roman" w:cs="Times New Roman"/>
          <w:bCs/>
          <w:sz w:val="24"/>
          <w:szCs w:val="24"/>
        </w:rPr>
        <w:t>n</w:t>
      </w:r>
      <w:r w:rsidR="00BC1E86">
        <w:rPr>
          <w:rFonts w:ascii="Times New Roman" w:hAnsi="Times New Roman" w:cs="Times New Roman"/>
          <w:bCs/>
          <w:sz w:val="24"/>
          <w:szCs w:val="24"/>
        </w:rPr>
        <w:t xml:space="preserve"> to be temperature-independent</w:t>
      </w:r>
      <w:r w:rsidR="00690EB7">
        <w:rPr>
          <w:rFonts w:ascii="Times New Roman" w:hAnsi="Times New Roman" w:cs="Times New Roman"/>
          <w:bCs/>
          <w:sz w:val="24"/>
          <w:szCs w:val="24"/>
        </w:rPr>
        <w:t xml:space="preserve"> and hopping </w:t>
      </w:r>
      <w:r w:rsidR="00581000">
        <w:rPr>
          <w:rFonts w:ascii="Times New Roman" w:hAnsi="Times New Roman" w:cs="Times New Roman"/>
          <w:bCs/>
          <w:sz w:val="24"/>
          <w:szCs w:val="24"/>
        </w:rPr>
        <w:t xml:space="preserve">should be </w:t>
      </w:r>
      <w:r w:rsidR="00C95545">
        <w:rPr>
          <w:rFonts w:ascii="Times New Roman" w:hAnsi="Times New Roman" w:cs="Times New Roman"/>
          <w:bCs/>
          <w:sz w:val="24"/>
          <w:szCs w:val="24"/>
        </w:rPr>
        <w:t>thermally assisted</w:t>
      </w:r>
      <w:r w:rsidR="00581000">
        <w:rPr>
          <w:rFonts w:ascii="Times New Roman" w:hAnsi="Times New Roman" w:cs="Times New Roman"/>
          <w:bCs/>
          <w:sz w:val="24"/>
          <w:szCs w:val="24"/>
        </w:rPr>
        <w:t xml:space="preserve"> and strongly dependent on the temperature. </w:t>
      </w:r>
      <w:commentRangeStart w:id="15"/>
      <w:r w:rsidR="002B13A6">
        <w:rPr>
          <w:rFonts w:ascii="Times New Roman" w:hAnsi="Times New Roman" w:cs="Times New Roman"/>
          <w:bCs/>
          <w:sz w:val="24"/>
          <w:szCs w:val="24"/>
        </w:rPr>
        <w:t xml:space="preserve">Lately </w:t>
      </w:r>
      <w:r w:rsidR="006455A7">
        <w:rPr>
          <w:rFonts w:ascii="Times New Roman" w:hAnsi="Times New Roman" w:cs="Times New Roman"/>
          <w:bCs/>
          <w:sz w:val="24"/>
          <w:szCs w:val="24"/>
        </w:rPr>
        <w:t xml:space="preserve">intermediate mechanisms </w:t>
      </w:r>
      <w:r w:rsidR="00AC68CE">
        <w:rPr>
          <w:rFonts w:ascii="Times New Roman" w:hAnsi="Times New Roman" w:cs="Times New Roman"/>
          <w:bCs/>
          <w:sz w:val="24"/>
          <w:szCs w:val="24"/>
        </w:rPr>
        <w:t xml:space="preserve">and more complex patterns of activation energies were </w:t>
      </w:r>
      <w:r w:rsidR="006455A7">
        <w:rPr>
          <w:rFonts w:ascii="Times New Roman" w:hAnsi="Times New Roman" w:cs="Times New Roman"/>
          <w:bCs/>
          <w:sz w:val="24"/>
          <w:szCs w:val="24"/>
        </w:rPr>
        <w:t>found in molecular junctions</w:t>
      </w:r>
      <w:r w:rsidR="00C7392F">
        <w:rPr>
          <w:rFonts w:ascii="Times New Roman" w:hAnsi="Times New Roman" w:cs="Times New Roman"/>
          <w:bCs/>
          <w:sz w:val="24"/>
          <w:szCs w:val="24"/>
        </w:rPr>
        <w:t>, crossing the boun</w:t>
      </w:r>
      <w:r w:rsidR="00C67085">
        <w:rPr>
          <w:rFonts w:ascii="Times New Roman" w:hAnsi="Times New Roman" w:cs="Times New Roman"/>
          <w:bCs/>
          <w:sz w:val="24"/>
          <w:szCs w:val="24"/>
        </w:rPr>
        <w:t>da</w:t>
      </w:r>
      <w:r w:rsidR="00C7392F">
        <w:rPr>
          <w:rFonts w:ascii="Times New Roman" w:hAnsi="Times New Roman" w:cs="Times New Roman"/>
          <w:bCs/>
          <w:sz w:val="24"/>
          <w:szCs w:val="24"/>
        </w:rPr>
        <w:t xml:space="preserve">ry </w:t>
      </w:r>
      <w:r w:rsidR="00C67085">
        <w:rPr>
          <w:rFonts w:ascii="Times New Roman" w:hAnsi="Times New Roman" w:cs="Times New Roman"/>
          <w:bCs/>
          <w:sz w:val="24"/>
          <w:szCs w:val="24"/>
        </w:rPr>
        <w:t xml:space="preserve">between </w:t>
      </w:r>
      <w:proofErr w:type="spellStart"/>
      <w:r w:rsidR="00C67085">
        <w:rPr>
          <w:rFonts w:ascii="Times New Roman" w:hAnsi="Times New Roman" w:cs="Times New Roman"/>
          <w:bCs/>
          <w:sz w:val="24"/>
          <w:szCs w:val="24"/>
        </w:rPr>
        <w:t>Landauer</w:t>
      </w:r>
      <w:proofErr w:type="spellEnd"/>
      <w:r w:rsidR="00C67085">
        <w:rPr>
          <w:rFonts w:ascii="Times New Roman" w:hAnsi="Times New Roman" w:cs="Times New Roman"/>
          <w:bCs/>
          <w:sz w:val="24"/>
          <w:szCs w:val="24"/>
        </w:rPr>
        <w:t xml:space="preserve"> and Marcus theories. </w:t>
      </w:r>
      <w:commentRangeEnd w:id="15"/>
      <w:r w:rsidR="00225864">
        <w:rPr>
          <w:rStyle w:val="CommentReference"/>
        </w:rPr>
        <w:commentReference w:id="15"/>
      </w:r>
      <w:commentRangeStart w:id="16"/>
      <w:r w:rsidR="003D1510">
        <w:rPr>
          <w:rFonts w:ascii="Times New Roman" w:hAnsi="Times New Roman" w:cs="Times New Roman"/>
          <w:bCs/>
          <w:sz w:val="24"/>
          <w:szCs w:val="24"/>
        </w:rPr>
        <w:t>One of o</w:t>
      </w:r>
      <w:r w:rsidR="004056B6">
        <w:rPr>
          <w:rFonts w:ascii="Times New Roman" w:hAnsi="Times New Roman" w:cs="Times New Roman"/>
          <w:bCs/>
          <w:sz w:val="24"/>
          <w:szCs w:val="24"/>
        </w:rPr>
        <w:t>ur previous study</w:t>
      </w:r>
      <w:r w:rsidR="006F0448" w:rsidRPr="006F0448">
        <w:rPr>
          <w:rFonts w:ascii="Times New Roman" w:hAnsi="Times New Roman" w:cs="Times New Roman"/>
          <w:bCs/>
          <w:sz w:val="24"/>
          <w:szCs w:val="24"/>
        </w:rPr>
        <w:t xml:space="preserve"> showed that the </w:t>
      </w:r>
      <w:r w:rsidR="003D1510">
        <w:rPr>
          <w:rFonts w:ascii="Times New Roman" w:hAnsi="Times New Roman" w:cs="Times New Roman"/>
          <w:bCs/>
          <w:sz w:val="24"/>
          <w:szCs w:val="24"/>
        </w:rPr>
        <w:t>w</w:t>
      </w:r>
      <w:r w:rsidR="003D1510" w:rsidRPr="006F0448">
        <w:rPr>
          <w:rFonts w:ascii="Times New Roman" w:hAnsi="Times New Roman" w:cs="Times New Roman"/>
          <w:bCs/>
          <w:sz w:val="24"/>
          <w:szCs w:val="24"/>
        </w:rPr>
        <w:t xml:space="preserve">hen a ferrocene unit (Fc-) is connected to a </w:t>
      </w:r>
      <w:r w:rsidR="003D1510" w:rsidRPr="006F0448">
        <w:rPr>
          <w:rFonts w:ascii="Times New Roman" w:hAnsi="Times New Roman" w:cs="Times New Roman"/>
          <w:bCs/>
          <w:sz w:val="24"/>
          <w:szCs w:val="24"/>
        </w:rPr>
        <w:lastRenderedPageBreak/>
        <w:t xml:space="preserve">conjugated backbone, </w:t>
      </w:r>
      <w:r w:rsidR="003D1510">
        <w:rPr>
          <w:rFonts w:ascii="Times New Roman" w:hAnsi="Times New Roman" w:cs="Times New Roman"/>
          <w:bCs/>
          <w:sz w:val="24"/>
          <w:szCs w:val="24"/>
        </w:rPr>
        <w:t>they form a donor-acceptor pair.</w:t>
      </w:r>
      <w:r w:rsidR="003D1510" w:rsidRPr="006F0448">
        <w:rPr>
          <w:rFonts w:ascii="Times New Roman" w:hAnsi="Times New Roman" w:cs="Times New Roman"/>
          <w:bCs/>
          <w:sz w:val="24"/>
          <w:szCs w:val="24"/>
        </w:rPr>
        <w:t xml:space="preserve"> </w:t>
      </w:r>
      <w:r w:rsidR="003D1510">
        <w:rPr>
          <w:rFonts w:ascii="Times New Roman" w:hAnsi="Times New Roman" w:cs="Times New Roman"/>
          <w:bCs/>
          <w:sz w:val="24"/>
          <w:szCs w:val="24"/>
        </w:rPr>
        <w:t>I</w:t>
      </w:r>
      <w:r w:rsidR="006F0448" w:rsidRPr="006F0448">
        <w:rPr>
          <w:rFonts w:ascii="Times New Roman" w:hAnsi="Times New Roman" w:cs="Times New Roman"/>
          <w:bCs/>
          <w:sz w:val="24"/>
          <w:szCs w:val="24"/>
        </w:rPr>
        <w:t>n a tunnelling junction of Fc-(CH</w:t>
      </w:r>
      <w:r w:rsidR="006F0448" w:rsidRPr="00C95545">
        <w:rPr>
          <w:rFonts w:ascii="Times New Roman" w:hAnsi="Times New Roman" w:cs="Times New Roman"/>
          <w:bCs/>
          <w:sz w:val="24"/>
          <w:szCs w:val="24"/>
          <w:vertAlign w:val="subscript"/>
        </w:rPr>
        <w:t>2</w:t>
      </w:r>
      <w:r w:rsidR="006F0448" w:rsidRPr="006F0448">
        <w:rPr>
          <w:rFonts w:ascii="Times New Roman" w:hAnsi="Times New Roman" w:cs="Times New Roman"/>
          <w:bCs/>
          <w:sz w:val="24"/>
          <w:szCs w:val="24"/>
        </w:rPr>
        <w:t>)</w:t>
      </w:r>
      <w:r w:rsidR="006F0448" w:rsidRPr="00C95545">
        <w:rPr>
          <w:rFonts w:ascii="Times New Roman" w:hAnsi="Times New Roman" w:cs="Times New Roman"/>
          <w:bCs/>
          <w:sz w:val="24"/>
          <w:szCs w:val="24"/>
          <w:vertAlign w:val="subscript"/>
        </w:rPr>
        <w:t>n</w:t>
      </w:r>
      <w:r w:rsidR="006F0448" w:rsidRPr="006F0448">
        <w:rPr>
          <w:rFonts w:ascii="Times New Roman" w:hAnsi="Times New Roman" w:cs="Times New Roman"/>
          <w:bCs/>
          <w:sz w:val="24"/>
          <w:szCs w:val="24"/>
        </w:rPr>
        <w:t>-DPA-CH</w:t>
      </w:r>
      <w:r w:rsidR="006F0448" w:rsidRPr="00054F19">
        <w:rPr>
          <w:rFonts w:ascii="Times New Roman" w:hAnsi="Times New Roman" w:cs="Times New Roman"/>
          <w:bCs/>
          <w:sz w:val="24"/>
          <w:szCs w:val="24"/>
          <w:vertAlign w:val="subscript"/>
        </w:rPr>
        <w:t>2</w:t>
      </w:r>
      <w:r w:rsidR="006F0448" w:rsidRPr="006F0448">
        <w:rPr>
          <w:rFonts w:ascii="Times New Roman" w:hAnsi="Times New Roman" w:cs="Times New Roman"/>
          <w:bCs/>
          <w:sz w:val="24"/>
          <w:szCs w:val="24"/>
        </w:rPr>
        <w:t>-SH (n = 1-3, DPA = diphenylacetylene)</w:t>
      </w:r>
      <w:r w:rsidR="003D1510">
        <w:rPr>
          <w:rFonts w:ascii="Times New Roman" w:hAnsi="Times New Roman" w:cs="Times New Roman"/>
          <w:bCs/>
          <w:sz w:val="24"/>
          <w:szCs w:val="24"/>
        </w:rPr>
        <w:t>,</w:t>
      </w:r>
      <w:r w:rsidR="006F0448" w:rsidRPr="006F0448">
        <w:rPr>
          <w:rFonts w:ascii="Times New Roman" w:hAnsi="Times New Roman" w:cs="Times New Roman"/>
          <w:bCs/>
          <w:sz w:val="24"/>
          <w:szCs w:val="24"/>
        </w:rPr>
        <w:t xml:space="preserve"> </w:t>
      </w:r>
      <w:r w:rsidR="003D1510">
        <w:rPr>
          <w:rFonts w:ascii="Times New Roman" w:hAnsi="Times New Roman" w:cs="Times New Roman"/>
          <w:bCs/>
          <w:sz w:val="24"/>
          <w:szCs w:val="24"/>
        </w:rPr>
        <w:t xml:space="preserve">The HOMO on Fc </w:t>
      </w:r>
      <w:r w:rsidR="006A40BF">
        <w:rPr>
          <w:rFonts w:ascii="Times New Roman" w:hAnsi="Times New Roman" w:cs="Times New Roman"/>
          <w:bCs/>
          <w:sz w:val="24"/>
          <w:szCs w:val="24"/>
        </w:rPr>
        <w:t xml:space="preserve">and the LUMO on DPA can </w:t>
      </w:r>
      <w:r w:rsidR="003D7D3C">
        <w:rPr>
          <w:rFonts w:ascii="Times New Roman" w:hAnsi="Times New Roman" w:cs="Times New Roman"/>
          <w:bCs/>
          <w:sz w:val="24"/>
          <w:szCs w:val="24"/>
        </w:rPr>
        <w:t>affect</w:t>
      </w:r>
      <w:r w:rsidR="008A312E">
        <w:rPr>
          <w:rFonts w:ascii="Times New Roman" w:hAnsi="Times New Roman" w:cs="Times New Roman"/>
          <w:bCs/>
          <w:sz w:val="24"/>
          <w:szCs w:val="24"/>
        </w:rPr>
        <w:t xml:space="preserve"> the energies of each other</w:t>
      </w:r>
      <w:r w:rsidR="006A40BF">
        <w:rPr>
          <w:rFonts w:ascii="Times New Roman" w:hAnsi="Times New Roman" w:cs="Times New Roman"/>
          <w:bCs/>
          <w:sz w:val="24"/>
          <w:szCs w:val="24"/>
        </w:rPr>
        <w:t xml:space="preserve"> </w:t>
      </w:r>
      <w:r w:rsidR="008A312E">
        <w:rPr>
          <w:rFonts w:ascii="Times New Roman" w:hAnsi="Times New Roman" w:cs="Times New Roman"/>
          <w:bCs/>
          <w:sz w:val="24"/>
          <w:szCs w:val="24"/>
        </w:rPr>
        <w:t xml:space="preserve">when one of them is charged. </w:t>
      </w:r>
      <w:r w:rsidR="001F3514">
        <w:rPr>
          <w:rFonts w:ascii="Times New Roman" w:hAnsi="Times New Roman" w:cs="Times New Roman"/>
          <w:bCs/>
          <w:sz w:val="24"/>
          <w:szCs w:val="24"/>
        </w:rPr>
        <w:t>This effect works as if there is a ga</w:t>
      </w:r>
      <w:r w:rsidR="003D7D3C">
        <w:rPr>
          <w:rFonts w:ascii="Times New Roman" w:hAnsi="Times New Roman" w:cs="Times New Roman"/>
          <w:bCs/>
          <w:sz w:val="24"/>
          <w:szCs w:val="24"/>
        </w:rPr>
        <w:t>te electrode shifting the molecular orbitals with respect to the Fermi level</w:t>
      </w:r>
      <w:r w:rsidR="00F23E11">
        <w:rPr>
          <w:rFonts w:ascii="Times New Roman" w:hAnsi="Times New Roman" w:cs="Times New Roman"/>
          <w:bCs/>
          <w:sz w:val="24"/>
          <w:szCs w:val="24"/>
        </w:rPr>
        <w:t xml:space="preserve"> and is referred to intramolecular orbital </w:t>
      </w:r>
      <w:commentRangeStart w:id="17"/>
      <w:r w:rsidR="00F23E11">
        <w:rPr>
          <w:rFonts w:ascii="Times New Roman" w:hAnsi="Times New Roman" w:cs="Times New Roman"/>
          <w:bCs/>
          <w:sz w:val="24"/>
          <w:szCs w:val="24"/>
        </w:rPr>
        <w:t>gating</w:t>
      </w:r>
      <w:commentRangeEnd w:id="17"/>
      <w:r w:rsidR="005D3504">
        <w:rPr>
          <w:rStyle w:val="CommentReference"/>
        </w:rPr>
        <w:commentReference w:id="17"/>
      </w:r>
      <w:r w:rsidR="00F23E11">
        <w:rPr>
          <w:rFonts w:ascii="Times New Roman" w:hAnsi="Times New Roman" w:cs="Times New Roman"/>
          <w:bCs/>
          <w:sz w:val="24"/>
          <w:szCs w:val="24"/>
        </w:rPr>
        <w:t>.</w:t>
      </w:r>
      <w:commentRangeEnd w:id="16"/>
      <w:r w:rsidR="00225864">
        <w:rPr>
          <w:rStyle w:val="CommentReference"/>
        </w:rPr>
        <w:commentReference w:id="16"/>
      </w:r>
    </w:p>
    <w:p w14:paraId="7B611235" w14:textId="685BAE95" w:rsidR="00753B78" w:rsidRDefault="006F0448" w:rsidP="00FB5FA6">
      <w:pPr>
        <w:spacing w:line="480" w:lineRule="auto"/>
        <w:rPr>
          <w:rFonts w:ascii="Times New Roman" w:hAnsi="Times New Roman" w:cs="Times New Roman"/>
          <w:sz w:val="24"/>
          <w:szCs w:val="24"/>
        </w:rPr>
      </w:pPr>
      <w:bookmarkStart w:id="18" w:name="OLE_LINK13"/>
      <w:bookmarkStart w:id="19" w:name="OLE_LINK14"/>
      <w:r>
        <w:rPr>
          <w:rFonts w:ascii="Times New Roman" w:hAnsi="Times New Roman" w:cs="Times New Roman"/>
          <w:sz w:val="24"/>
          <w:szCs w:val="24"/>
        </w:rPr>
        <w:t xml:space="preserve">To further </w:t>
      </w:r>
      <w:r w:rsidR="002E56C2">
        <w:rPr>
          <w:rFonts w:ascii="Times New Roman" w:hAnsi="Times New Roman" w:cs="Times New Roman"/>
          <w:sz w:val="24"/>
          <w:szCs w:val="24"/>
        </w:rPr>
        <w:t>explore when and why</w:t>
      </w:r>
      <w:r>
        <w:rPr>
          <w:rFonts w:ascii="Times New Roman" w:hAnsi="Times New Roman" w:cs="Times New Roman"/>
          <w:sz w:val="24"/>
          <w:szCs w:val="24"/>
        </w:rPr>
        <w:t xml:space="preserve"> </w:t>
      </w:r>
      <w:r w:rsidR="002E56C2">
        <w:rPr>
          <w:rFonts w:ascii="Times New Roman" w:hAnsi="Times New Roman" w:cs="Times New Roman"/>
          <w:sz w:val="24"/>
          <w:szCs w:val="24"/>
        </w:rPr>
        <w:t xml:space="preserve">this intramolecular </w:t>
      </w:r>
      <w:r w:rsidR="00A85BD4">
        <w:rPr>
          <w:rFonts w:ascii="Times New Roman" w:hAnsi="Times New Roman" w:cs="Times New Roman"/>
          <w:sz w:val="24"/>
          <w:szCs w:val="24"/>
        </w:rPr>
        <w:t>orbital gating effect can occur, w</w:t>
      </w:r>
      <w:r w:rsidR="00234FCF" w:rsidRPr="00011E92">
        <w:rPr>
          <w:rFonts w:ascii="Times New Roman" w:hAnsi="Times New Roman" w:cs="Times New Roman"/>
          <w:sz w:val="24"/>
          <w:szCs w:val="24"/>
        </w:rPr>
        <w:t xml:space="preserve">e </w:t>
      </w:r>
      <w:r w:rsidR="001E13F4">
        <w:rPr>
          <w:rFonts w:ascii="Times New Roman" w:hAnsi="Times New Roman" w:cs="Times New Roman"/>
          <w:sz w:val="24"/>
          <w:szCs w:val="24"/>
        </w:rPr>
        <w:t>incorporated a conjugated oligophenylene ethynylene (OPE) chain as the acceptor</w:t>
      </w:r>
      <w:r w:rsidR="001E13F4" w:rsidRPr="00011E92">
        <w:rPr>
          <w:rFonts w:ascii="Times New Roman" w:hAnsi="Times New Roman" w:cs="Times New Roman"/>
          <w:sz w:val="24"/>
          <w:szCs w:val="24"/>
        </w:rPr>
        <w:t xml:space="preserve"> </w:t>
      </w:r>
      <w:r w:rsidR="001E13F4">
        <w:rPr>
          <w:rFonts w:ascii="Times New Roman" w:hAnsi="Times New Roman" w:cs="Times New Roman"/>
          <w:sz w:val="24"/>
          <w:szCs w:val="24"/>
        </w:rPr>
        <w:t>and</w:t>
      </w:r>
      <w:r w:rsidR="00597A6C">
        <w:rPr>
          <w:rFonts w:ascii="Times New Roman" w:hAnsi="Times New Roman" w:cs="Times New Roman"/>
          <w:sz w:val="24"/>
          <w:szCs w:val="24"/>
        </w:rPr>
        <w:t xml:space="preserve"> made </w:t>
      </w:r>
      <w:r w:rsidR="00D26C7A" w:rsidRPr="00011E92">
        <w:rPr>
          <w:rFonts w:ascii="Times New Roman" w:hAnsi="Times New Roman" w:cs="Times New Roman"/>
          <w:sz w:val="24"/>
          <w:szCs w:val="24"/>
        </w:rPr>
        <w:t xml:space="preserve">self-assembled monolayers (SAMs) </w:t>
      </w:r>
      <w:r w:rsidR="0012678C" w:rsidRPr="00011E92">
        <w:rPr>
          <w:rFonts w:ascii="Times New Roman" w:hAnsi="Times New Roman" w:cs="Times New Roman"/>
          <w:sz w:val="24"/>
          <w:szCs w:val="24"/>
        </w:rPr>
        <w:t>with the structure</w:t>
      </w:r>
      <w:r w:rsidR="006E2AE8" w:rsidRPr="00011E92">
        <w:rPr>
          <w:rFonts w:ascii="Times New Roman" w:hAnsi="Times New Roman" w:cs="Times New Roman"/>
          <w:sz w:val="24"/>
          <w:szCs w:val="24"/>
        </w:rPr>
        <w:t xml:space="preserve"> </w:t>
      </w:r>
      <w:proofErr w:type="spellStart"/>
      <w:r w:rsidR="0012678C" w:rsidRPr="00011E92">
        <w:rPr>
          <w:rFonts w:ascii="Times New Roman" w:hAnsi="Times New Roman" w:cs="Times New Roman"/>
          <w:sz w:val="24"/>
          <w:szCs w:val="24"/>
        </w:rPr>
        <w:t>Au</w:t>
      </w:r>
      <w:r w:rsidR="0012678C" w:rsidRPr="00011E92">
        <w:rPr>
          <w:rFonts w:ascii="Times New Roman" w:hAnsi="Times New Roman" w:cs="Times New Roman"/>
          <w:sz w:val="24"/>
          <w:szCs w:val="24"/>
          <w:vertAlign w:val="superscript"/>
        </w:rPr>
        <w:t>TS</w:t>
      </w:r>
      <w:proofErr w:type="spellEnd"/>
      <w:r w:rsidR="0012678C" w:rsidRPr="00011E92">
        <w:rPr>
          <w:rFonts w:ascii="Times New Roman" w:hAnsi="Times New Roman" w:cs="Times New Roman"/>
          <w:sz w:val="24"/>
          <w:szCs w:val="24"/>
        </w:rPr>
        <w:t>-S-</w:t>
      </w:r>
      <w:r w:rsidR="0053261A" w:rsidRPr="00011E92">
        <w:rPr>
          <w:rFonts w:ascii="Times New Roman" w:hAnsi="Times New Roman" w:cs="Times New Roman"/>
          <w:sz w:val="24"/>
          <w:szCs w:val="24"/>
        </w:rPr>
        <w:t>(Ph-C≡C)</w:t>
      </w:r>
      <w:r w:rsidR="0053261A" w:rsidRPr="00011E92">
        <w:rPr>
          <w:rFonts w:ascii="Times New Roman" w:hAnsi="Times New Roman" w:cs="Times New Roman"/>
          <w:sz w:val="24"/>
          <w:szCs w:val="24"/>
          <w:vertAlign w:val="subscript"/>
        </w:rPr>
        <w:t>n</w:t>
      </w:r>
      <w:r w:rsidR="0053261A" w:rsidRPr="00011E92">
        <w:rPr>
          <w:rFonts w:ascii="Times New Roman" w:hAnsi="Times New Roman" w:cs="Times New Roman"/>
          <w:sz w:val="24"/>
          <w:szCs w:val="24"/>
        </w:rPr>
        <w:t xml:space="preserve">-Fc </w:t>
      </w:r>
      <w:r w:rsidR="00EF5714" w:rsidRPr="00011E92">
        <w:rPr>
          <w:rFonts w:ascii="Times New Roman" w:hAnsi="Times New Roman" w:cs="Times New Roman"/>
          <w:sz w:val="24"/>
          <w:szCs w:val="24"/>
        </w:rPr>
        <w:t>(</w:t>
      </w:r>
      <w:r w:rsidR="00380424" w:rsidRPr="00011E92">
        <w:rPr>
          <w:rFonts w:ascii="Times New Roman" w:hAnsi="Times New Roman" w:cs="Times New Roman"/>
          <w:sz w:val="24"/>
          <w:szCs w:val="24"/>
        </w:rPr>
        <w:t>n = 1-3</w:t>
      </w:r>
      <w:r w:rsidR="00EF5714" w:rsidRPr="00011E92">
        <w:rPr>
          <w:rFonts w:ascii="Times New Roman" w:hAnsi="Times New Roman" w:cs="Times New Roman"/>
          <w:sz w:val="24"/>
          <w:szCs w:val="24"/>
        </w:rPr>
        <w:t xml:space="preserve">) </w:t>
      </w:r>
      <w:r w:rsidR="0053261A" w:rsidRPr="00011E92">
        <w:rPr>
          <w:rFonts w:ascii="Times New Roman" w:hAnsi="Times New Roman" w:cs="Times New Roman"/>
          <w:sz w:val="24"/>
          <w:szCs w:val="24"/>
        </w:rPr>
        <w:t>and Au</w:t>
      </w:r>
      <w:r w:rsidR="0053261A" w:rsidRPr="00011E92">
        <w:rPr>
          <w:rFonts w:ascii="Times New Roman" w:hAnsi="Times New Roman" w:cs="Times New Roman"/>
          <w:sz w:val="24"/>
          <w:szCs w:val="24"/>
          <w:vertAlign w:val="superscript"/>
        </w:rPr>
        <w:t>TS</w:t>
      </w:r>
      <w:r w:rsidR="0053261A" w:rsidRPr="00011E92">
        <w:rPr>
          <w:rFonts w:ascii="Times New Roman" w:hAnsi="Times New Roman" w:cs="Times New Roman"/>
          <w:sz w:val="24"/>
          <w:szCs w:val="24"/>
        </w:rPr>
        <w:t>-S-CH</w:t>
      </w:r>
      <w:r w:rsidR="0053261A" w:rsidRPr="00011E92">
        <w:rPr>
          <w:rFonts w:ascii="Times New Roman" w:hAnsi="Times New Roman" w:cs="Times New Roman"/>
          <w:sz w:val="24"/>
          <w:szCs w:val="24"/>
          <w:vertAlign w:val="subscript"/>
        </w:rPr>
        <w:t>2</w:t>
      </w:r>
      <w:r w:rsidR="0053261A" w:rsidRPr="00011E92">
        <w:rPr>
          <w:rFonts w:ascii="Times New Roman" w:hAnsi="Times New Roman" w:cs="Times New Roman"/>
          <w:sz w:val="24"/>
          <w:szCs w:val="24"/>
        </w:rPr>
        <w:t>-(Ph-C≡C)</w:t>
      </w:r>
      <w:r w:rsidR="0053261A" w:rsidRPr="00011E92">
        <w:rPr>
          <w:rFonts w:ascii="Times New Roman" w:hAnsi="Times New Roman" w:cs="Times New Roman"/>
          <w:sz w:val="24"/>
          <w:szCs w:val="24"/>
          <w:vertAlign w:val="subscript"/>
        </w:rPr>
        <w:t>n</w:t>
      </w:r>
      <w:r w:rsidR="0053261A" w:rsidRPr="00011E92">
        <w:rPr>
          <w:rFonts w:ascii="Times New Roman" w:hAnsi="Times New Roman" w:cs="Times New Roman"/>
          <w:sz w:val="24"/>
          <w:szCs w:val="24"/>
        </w:rPr>
        <w:t>-Fc</w:t>
      </w:r>
      <w:r w:rsidR="00380424" w:rsidRPr="00011E92">
        <w:rPr>
          <w:rFonts w:ascii="Times New Roman" w:hAnsi="Times New Roman" w:cs="Times New Roman"/>
          <w:sz w:val="24"/>
          <w:szCs w:val="24"/>
        </w:rPr>
        <w:t xml:space="preserve"> (n = 1-3)</w:t>
      </w:r>
      <w:r w:rsidR="009B5072" w:rsidRPr="00011E92">
        <w:rPr>
          <w:rFonts w:ascii="Times New Roman" w:hAnsi="Times New Roman" w:cs="Times New Roman"/>
          <w:sz w:val="24"/>
          <w:szCs w:val="24"/>
        </w:rPr>
        <w:t xml:space="preserve">, abbreviated as </w:t>
      </w:r>
      <w:proofErr w:type="spellStart"/>
      <w:r w:rsidR="009B5072" w:rsidRPr="00011E92">
        <w:rPr>
          <w:rFonts w:ascii="Times New Roman" w:hAnsi="Times New Roman" w:cs="Times New Roman"/>
          <w:sz w:val="24"/>
          <w:szCs w:val="24"/>
        </w:rPr>
        <w:t>OPEn</w:t>
      </w:r>
      <w:proofErr w:type="spellEnd"/>
      <w:r w:rsidR="009B5072" w:rsidRPr="00011E92">
        <w:rPr>
          <w:rFonts w:ascii="Times New Roman" w:hAnsi="Times New Roman" w:cs="Times New Roman"/>
          <w:sz w:val="24"/>
          <w:szCs w:val="24"/>
        </w:rPr>
        <w:t xml:space="preserve"> and </w:t>
      </w:r>
      <w:proofErr w:type="spellStart"/>
      <w:r w:rsidR="009B5072" w:rsidRPr="00011E92">
        <w:rPr>
          <w:rFonts w:ascii="Times New Roman" w:hAnsi="Times New Roman" w:cs="Times New Roman"/>
          <w:sz w:val="24"/>
          <w:szCs w:val="24"/>
        </w:rPr>
        <w:t>OPEnC</w:t>
      </w:r>
      <w:proofErr w:type="spellEnd"/>
      <w:r w:rsidR="009B5072" w:rsidRPr="00011E92">
        <w:rPr>
          <w:rFonts w:ascii="Times New Roman" w:hAnsi="Times New Roman" w:cs="Times New Roman"/>
          <w:sz w:val="24"/>
          <w:szCs w:val="24"/>
        </w:rPr>
        <w:t xml:space="preserve"> respectively. </w:t>
      </w:r>
      <w:r w:rsidR="00753B78" w:rsidRPr="00011E92">
        <w:rPr>
          <w:rFonts w:ascii="Times New Roman" w:hAnsi="Times New Roman" w:cs="Times New Roman"/>
          <w:sz w:val="24"/>
          <w:szCs w:val="24"/>
        </w:rPr>
        <w:t xml:space="preserve">We </w:t>
      </w:r>
      <w:r w:rsidR="004F4BF9" w:rsidRPr="00011E92">
        <w:rPr>
          <w:rFonts w:ascii="Times New Roman" w:hAnsi="Times New Roman" w:cs="Times New Roman"/>
          <w:sz w:val="24"/>
          <w:szCs w:val="24"/>
        </w:rPr>
        <w:t xml:space="preserve">fabricated </w:t>
      </w:r>
      <w:r w:rsidR="008E44C2" w:rsidRPr="00011E92">
        <w:rPr>
          <w:rFonts w:ascii="Times New Roman" w:hAnsi="Times New Roman" w:cs="Times New Roman"/>
          <w:sz w:val="24"/>
          <w:szCs w:val="24"/>
        </w:rPr>
        <w:t>the SAM-based junctions using</w:t>
      </w:r>
      <w:r w:rsidR="00E4293A" w:rsidRPr="00011E92">
        <w:rPr>
          <w:rFonts w:ascii="Times New Roman" w:hAnsi="Times New Roman" w:cs="Times New Roman"/>
          <w:sz w:val="24"/>
          <w:szCs w:val="24"/>
        </w:rPr>
        <w:t xml:space="preserve"> </w:t>
      </w:r>
      <w:r w:rsidR="00AD473C" w:rsidRPr="00011E92">
        <w:rPr>
          <w:rFonts w:ascii="Times New Roman" w:hAnsi="Times New Roman" w:cs="Times New Roman"/>
          <w:sz w:val="24"/>
          <w:szCs w:val="24"/>
        </w:rPr>
        <w:t>a</w:t>
      </w:r>
      <w:r w:rsidR="008E44C2" w:rsidRPr="00011E92">
        <w:rPr>
          <w:rFonts w:ascii="Times New Roman" w:hAnsi="Times New Roman" w:cs="Times New Roman"/>
          <w:sz w:val="24"/>
          <w:szCs w:val="24"/>
        </w:rPr>
        <w:t xml:space="preserve"> </w:t>
      </w:r>
      <w:r w:rsidR="00E4293A" w:rsidRPr="00011E92">
        <w:rPr>
          <w:rFonts w:ascii="Times New Roman" w:hAnsi="Times New Roman" w:cs="Times New Roman"/>
          <w:sz w:val="24"/>
          <w:szCs w:val="24"/>
        </w:rPr>
        <w:t>eutectic gallium-indium alloy (</w:t>
      </w:r>
      <w:proofErr w:type="spellStart"/>
      <w:r w:rsidR="008E44C2" w:rsidRPr="00011E92">
        <w:rPr>
          <w:rFonts w:ascii="Times New Roman" w:hAnsi="Times New Roman" w:cs="Times New Roman"/>
          <w:sz w:val="24"/>
          <w:szCs w:val="24"/>
        </w:rPr>
        <w:t>EGaIn</w:t>
      </w:r>
      <w:proofErr w:type="spellEnd"/>
      <w:r w:rsidR="00E4293A" w:rsidRPr="00011E92">
        <w:rPr>
          <w:rFonts w:ascii="Times New Roman" w:hAnsi="Times New Roman" w:cs="Times New Roman"/>
          <w:sz w:val="24"/>
          <w:szCs w:val="24"/>
        </w:rPr>
        <w:t>)</w:t>
      </w:r>
      <w:r w:rsidR="008E44C2" w:rsidRPr="00011E92">
        <w:rPr>
          <w:rFonts w:ascii="Times New Roman" w:hAnsi="Times New Roman" w:cs="Times New Roman"/>
          <w:sz w:val="24"/>
          <w:szCs w:val="24"/>
        </w:rPr>
        <w:t xml:space="preserve"> as the top electrode</w:t>
      </w:r>
      <w:r w:rsidR="00A042E8" w:rsidRPr="00011E92">
        <w:rPr>
          <w:rFonts w:ascii="Times New Roman" w:hAnsi="Times New Roman" w:cs="Times New Roman"/>
          <w:sz w:val="24"/>
          <w:szCs w:val="24"/>
        </w:rPr>
        <w:t xml:space="preserve"> </w:t>
      </w:r>
      <w:r w:rsidR="00951D75" w:rsidRPr="00011E92">
        <w:rPr>
          <w:rFonts w:ascii="Times New Roman" w:hAnsi="Times New Roman" w:cs="Times New Roman"/>
          <w:sz w:val="24"/>
          <w:szCs w:val="24"/>
        </w:rPr>
        <w:t xml:space="preserve">(Figure 1) </w:t>
      </w:r>
      <w:r w:rsidR="00A042E8" w:rsidRPr="00011E92">
        <w:rPr>
          <w:rFonts w:ascii="Times New Roman" w:hAnsi="Times New Roman" w:cs="Times New Roman"/>
          <w:sz w:val="24"/>
          <w:szCs w:val="24"/>
        </w:rPr>
        <w:t xml:space="preserve">and </w:t>
      </w:r>
      <w:r w:rsidR="00890521" w:rsidRPr="00011E92">
        <w:rPr>
          <w:rFonts w:ascii="Times New Roman" w:hAnsi="Times New Roman" w:cs="Times New Roman"/>
          <w:sz w:val="24"/>
          <w:szCs w:val="24"/>
        </w:rPr>
        <w:t xml:space="preserve">measured their </w:t>
      </w:r>
      <w:r w:rsidR="008E44C2" w:rsidRPr="00011E92">
        <w:rPr>
          <w:rFonts w:ascii="Times New Roman" w:hAnsi="Times New Roman" w:cs="Times New Roman"/>
          <w:i/>
          <w:iCs/>
          <w:sz w:val="24"/>
          <w:szCs w:val="24"/>
        </w:rPr>
        <w:t>J-V</w:t>
      </w:r>
      <w:r w:rsidR="008E44C2" w:rsidRPr="00011E92">
        <w:rPr>
          <w:rFonts w:ascii="Times New Roman" w:hAnsi="Times New Roman" w:cs="Times New Roman"/>
          <w:sz w:val="24"/>
          <w:szCs w:val="24"/>
        </w:rPr>
        <w:t xml:space="preserve"> response at </w:t>
      </w:r>
      <w:r w:rsidR="009B5072" w:rsidRPr="00011E92">
        <w:rPr>
          <w:rFonts w:ascii="Times New Roman" w:hAnsi="Times New Roman" w:cs="Times New Roman"/>
          <w:sz w:val="24"/>
          <w:szCs w:val="24"/>
        </w:rPr>
        <w:t xml:space="preserve">-1 </w:t>
      </w:r>
      <w:r w:rsidR="00011E92">
        <w:rPr>
          <w:rFonts w:ascii="Times New Roman" w:hAnsi="Times New Roman" w:cs="Times New Roman"/>
          <w:sz w:val="24"/>
          <w:szCs w:val="24"/>
        </w:rPr>
        <w:t xml:space="preserve">V </w:t>
      </w:r>
      <w:r w:rsidR="009B5072" w:rsidRPr="00011E92">
        <w:rPr>
          <w:rFonts w:ascii="Times New Roman" w:hAnsi="Times New Roman" w:cs="Times New Roman"/>
          <w:sz w:val="24"/>
          <w:szCs w:val="24"/>
        </w:rPr>
        <w:t xml:space="preserve">to +1 </w:t>
      </w:r>
      <w:r w:rsidR="00011E92">
        <w:rPr>
          <w:rFonts w:ascii="Times New Roman" w:hAnsi="Times New Roman" w:cs="Times New Roman" w:hint="eastAsia"/>
          <w:sz w:val="24"/>
          <w:szCs w:val="24"/>
        </w:rPr>
        <w:t>V</w:t>
      </w:r>
      <w:r w:rsidR="00011E92">
        <w:rPr>
          <w:rFonts w:ascii="Times New Roman" w:hAnsi="Times New Roman" w:cs="Times New Roman"/>
          <w:sz w:val="24"/>
          <w:szCs w:val="24"/>
        </w:rPr>
        <w:t xml:space="preserve"> </w:t>
      </w:r>
      <w:r w:rsidR="009B5072" w:rsidRPr="00011E92">
        <w:rPr>
          <w:rFonts w:ascii="Times New Roman" w:hAnsi="Times New Roman" w:cs="Times New Roman"/>
          <w:sz w:val="24"/>
          <w:szCs w:val="24"/>
        </w:rPr>
        <w:t>bias</w:t>
      </w:r>
      <w:r w:rsidR="005552CA">
        <w:rPr>
          <w:rFonts w:ascii="Times New Roman" w:hAnsi="Times New Roman" w:cs="Times New Roman"/>
          <w:sz w:val="24"/>
          <w:szCs w:val="24"/>
        </w:rPr>
        <w:t xml:space="preserve"> and </w:t>
      </w:r>
      <w:r w:rsidR="00320617" w:rsidRPr="00011E92">
        <w:rPr>
          <w:rFonts w:ascii="Times New Roman" w:hAnsi="Times New Roman" w:cs="Times New Roman"/>
          <w:sz w:val="24"/>
          <w:szCs w:val="24"/>
        </w:rPr>
        <w:t xml:space="preserve">then systematically studied the temperature dependency of the charge transport </w:t>
      </w:r>
      <w:r w:rsidR="00725228" w:rsidRPr="00011E92">
        <w:rPr>
          <w:rFonts w:ascii="Times New Roman" w:hAnsi="Times New Roman" w:cs="Times New Roman"/>
          <w:sz w:val="24"/>
          <w:szCs w:val="24"/>
        </w:rPr>
        <w:t>in these junctions and obtain the activation energ</w:t>
      </w:r>
      <w:r w:rsidR="007274B0" w:rsidRPr="00011E92">
        <w:rPr>
          <w:rFonts w:ascii="Times New Roman" w:hAnsi="Times New Roman" w:cs="Times New Roman"/>
          <w:sz w:val="24"/>
          <w:szCs w:val="24"/>
        </w:rPr>
        <w:t>ies across th</w:t>
      </w:r>
      <w:r w:rsidR="00AD473C" w:rsidRPr="00011E92">
        <w:rPr>
          <w:rFonts w:ascii="Times New Roman" w:hAnsi="Times New Roman" w:cs="Times New Roman"/>
          <w:sz w:val="24"/>
          <w:szCs w:val="24"/>
        </w:rPr>
        <w:t>is</w:t>
      </w:r>
      <w:r w:rsidR="007274B0" w:rsidRPr="00011E92">
        <w:rPr>
          <w:rFonts w:ascii="Times New Roman" w:hAnsi="Times New Roman" w:cs="Times New Roman"/>
          <w:sz w:val="24"/>
          <w:szCs w:val="24"/>
        </w:rPr>
        <w:t xml:space="preserve"> bias window</w:t>
      </w:r>
      <w:r w:rsidR="00320617" w:rsidRPr="00011E92">
        <w:rPr>
          <w:rFonts w:ascii="Times New Roman" w:hAnsi="Times New Roman" w:cs="Times New Roman"/>
          <w:sz w:val="24"/>
          <w:szCs w:val="24"/>
        </w:rPr>
        <w:t xml:space="preserve">. </w:t>
      </w:r>
    </w:p>
    <w:p w14:paraId="7743E1FE" w14:textId="77777777" w:rsidR="00D54F49" w:rsidRDefault="00D54F49" w:rsidP="00D54F49">
      <w:pPr>
        <w:spacing w:line="480" w:lineRule="auto"/>
        <w:jc w:val="center"/>
        <w:rPr>
          <w:rFonts w:ascii="Times New Roman" w:hAnsi="Times New Roman" w:cs="Times New Roman"/>
          <w:sz w:val="24"/>
          <w:szCs w:val="24"/>
        </w:rPr>
      </w:pPr>
      <w:r>
        <w:rPr>
          <w:noProof/>
        </w:rPr>
        <w:drawing>
          <wp:inline distT="0" distB="0" distL="0" distR="0" wp14:anchorId="31B6B02B" wp14:editId="489136E4">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077D9182" w14:textId="44A60CC5" w:rsidR="00D54F49" w:rsidRPr="00011E92" w:rsidRDefault="00D54F49" w:rsidP="00011E92">
      <w:pPr>
        <w:spacing w:line="480" w:lineRule="auto"/>
        <w:rPr>
          <w:rFonts w:ascii="Times New Roman" w:hAnsi="Times New Roman" w:cs="Times New Roman"/>
          <w:sz w:val="24"/>
          <w:szCs w:val="24"/>
        </w:rPr>
      </w:pPr>
      <w:commentRangeStart w:id="20"/>
      <w:r w:rsidRPr="00225864">
        <w:rPr>
          <w:rFonts w:ascii="Times New Roman" w:hAnsi="Times New Roman" w:cs="Times New Roman"/>
          <w:b/>
          <w:bCs/>
          <w:sz w:val="24"/>
          <w:szCs w:val="24"/>
          <w:rPrChange w:id="21" w:author="Nijhuis, C.A. (TNW)" w:date="2021-02-23T17:09:00Z">
            <w:rPr>
              <w:rFonts w:ascii="Times New Roman" w:hAnsi="Times New Roman" w:cs="Times New Roman"/>
              <w:sz w:val="24"/>
              <w:szCs w:val="24"/>
            </w:rPr>
          </w:rPrChange>
        </w:rPr>
        <w:lastRenderedPageBreak/>
        <w:t>Figure 1.</w:t>
      </w:r>
      <w:commentRangeEnd w:id="20"/>
      <w:r w:rsidR="00225864">
        <w:rPr>
          <w:rStyle w:val="CommentReference"/>
        </w:rPr>
        <w:commentReference w:id="20"/>
      </w:r>
      <w:r>
        <w:rPr>
          <w:rFonts w:ascii="Times New Roman" w:hAnsi="Times New Roman" w:cs="Times New Roman"/>
          <w:sz w:val="24"/>
          <w:szCs w:val="24"/>
        </w:rPr>
        <w:t xml:space="preserve"> The schematic illustration of the junctions (a) </w:t>
      </w:r>
      <w:proofErr w:type="spellStart"/>
      <w:r>
        <w:rPr>
          <w:rFonts w:ascii="Times New Roman" w:hAnsi="Times New Roman" w:cs="Times New Roman"/>
          <w:sz w:val="24"/>
          <w:szCs w:val="24"/>
        </w:rPr>
        <w:t>Au</w:t>
      </w:r>
      <w:r w:rsidRPr="00C344E3">
        <w:rPr>
          <w:rFonts w:ascii="Times New Roman" w:hAnsi="Times New Roman" w:cs="Times New Roman"/>
          <w:sz w:val="24"/>
          <w:szCs w:val="24"/>
          <w:vertAlign w:val="superscript"/>
        </w:rPr>
        <w:t>TS</w:t>
      </w:r>
      <w:proofErr w:type="spellEnd"/>
      <w:r>
        <w:rPr>
          <w:rFonts w:ascii="Times New Roman" w:hAnsi="Times New Roman" w:cs="Times New Roman"/>
          <w:sz w:val="24"/>
          <w:szCs w:val="24"/>
        </w:rPr>
        <w:t>-S-(Ph-C≡C)</w:t>
      </w:r>
      <w:r w:rsidRPr="00C344E3">
        <w:rPr>
          <w:rFonts w:ascii="Times New Roman" w:hAnsi="Times New Roman" w:cs="Times New Roman"/>
          <w:sz w:val="24"/>
          <w:szCs w:val="24"/>
          <w:vertAlign w:val="subscript"/>
        </w:rPr>
        <w:t>n</w:t>
      </w:r>
      <w:r>
        <w:rPr>
          <w:rFonts w:ascii="Times New Roman" w:hAnsi="Times New Roman" w:cs="Times New Roman"/>
          <w:sz w:val="24"/>
          <w:szCs w:val="24"/>
        </w:rPr>
        <w:t>-Fc//</w:t>
      </w:r>
      <w:proofErr w:type="spellStart"/>
      <w:r>
        <w:rPr>
          <w:rFonts w:ascii="Times New Roman" w:hAnsi="Times New Roman" w:cs="Times New Roman" w:hint="eastAsia"/>
          <w:sz w:val="24"/>
          <w:szCs w:val="24"/>
        </w:rPr>
        <w:t>Ga</w:t>
      </w:r>
      <w:r>
        <w:rPr>
          <w:rFonts w:ascii="Times New Roman" w:hAnsi="Times New Roman" w:cs="Times New Roman"/>
          <w:sz w:val="24"/>
          <w:szCs w:val="24"/>
        </w:rPr>
        <w:t>O</w:t>
      </w:r>
      <w:r w:rsidRPr="00D41C80">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(n = 1-3) and (b) Au</w:t>
      </w:r>
      <w:r w:rsidRPr="00C344E3">
        <w:rPr>
          <w:rFonts w:ascii="Times New Roman" w:hAnsi="Times New Roman" w:cs="Times New Roman"/>
          <w:sz w:val="24"/>
          <w:szCs w:val="24"/>
          <w:vertAlign w:val="superscript"/>
        </w:rPr>
        <w:t>TS</w:t>
      </w:r>
      <w:r>
        <w:rPr>
          <w:rFonts w:ascii="Times New Roman" w:hAnsi="Times New Roman" w:cs="Times New Roman"/>
          <w:sz w:val="24"/>
          <w:szCs w:val="24"/>
        </w:rPr>
        <w:t>-S-CH</w:t>
      </w:r>
      <w:r w:rsidRPr="00C344E3">
        <w:rPr>
          <w:rFonts w:ascii="Times New Roman" w:hAnsi="Times New Roman" w:cs="Times New Roman"/>
          <w:sz w:val="24"/>
          <w:szCs w:val="24"/>
          <w:vertAlign w:val="subscript"/>
        </w:rPr>
        <w:t>2</w:t>
      </w:r>
      <w:r>
        <w:rPr>
          <w:rFonts w:ascii="Times New Roman" w:hAnsi="Times New Roman" w:cs="Times New Roman"/>
          <w:sz w:val="24"/>
          <w:szCs w:val="24"/>
        </w:rPr>
        <w:t>-(Ph-C≡C)</w:t>
      </w:r>
      <w:r w:rsidRPr="00C344E3">
        <w:rPr>
          <w:rFonts w:ascii="Times New Roman" w:hAnsi="Times New Roman" w:cs="Times New Roman"/>
          <w:sz w:val="24"/>
          <w:szCs w:val="24"/>
          <w:vertAlign w:val="subscript"/>
        </w:rPr>
        <w:t>n</w:t>
      </w:r>
      <w:r>
        <w:rPr>
          <w:rFonts w:ascii="Times New Roman" w:hAnsi="Times New Roman" w:cs="Times New Roman"/>
          <w:sz w:val="24"/>
          <w:szCs w:val="24"/>
        </w:rPr>
        <w:t>-Fc//</w:t>
      </w:r>
      <w:proofErr w:type="spellStart"/>
      <w:r>
        <w:rPr>
          <w:rFonts w:ascii="Times New Roman" w:hAnsi="Times New Roman" w:cs="Times New Roman"/>
          <w:sz w:val="24"/>
          <w:szCs w:val="24"/>
        </w:rPr>
        <w:t>GaO</w:t>
      </w:r>
      <w:r w:rsidRPr="00D41C80">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(n = 1-3).</w:t>
      </w:r>
    </w:p>
    <w:p w14:paraId="020A44CC" w14:textId="77777777" w:rsidR="00225864" w:rsidRDefault="00225864" w:rsidP="00AC0799">
      <w:pPr>
        <w:spacing w:line="480" w:lineRule="auto"/>
        <w:rPr>
          <w:ins w:id="22" w:author="Nijhuis, C.A. (TNW)" w:date="2021-02-23T17:09:00Z"/>
          <w:rFonts w:ascii="Times New Roman" w:hAnsi="Times New Roman" w:cs="Times New Roman"/>
          <w:sz w:val="24"/>
          <w:szCs w:val="24"/>
        </w:rPr>
      </w:pPr>
    </w:p>
    <w:p w14:paraId="42E433C8" w14:textId="341E1B4E" w:rsidR="000E6BEF" w:rsidRPr="00AC0799" w:rsidRDefault="000E6BEF" w:rsidP="00AC0799">
      <w:pPr>
        <w:spacing w:line="480" w:lineRule="auto"/>
        <w:rPr>
          <w:rFonts w:ascii="Times New Roman" w:hAnsi="Times New Roman" w:cs="Times New Roman"/>
          <w:sz w:val="24"/>
          <w:szCs w:val="24"/>
        </w:rPr>
      </w:pPr>
      <w:r w:rsidRPr="00AC0799">
        <w:rPr>
          <w:rFonts w:ascii="Times New Roman" w:hAnsi="Times New Roman" w:cs="Times New Roman"/>
          <w:sz w:val="24"/>
          <w:szCs w:val="24"/>
        </w:rPr>
        <w:t xml:space="preserve">The bias dependence of the activation energy </w:t>
      </w:r>
      <w:proofErr w:type="spellStart"/>
      <w:r w:rsidRPr="00AC0799">
        <w:rPr>
          <w:rFonts w:ascii="Times New Roman" w:hAnsi="Times New Roman" w:cs="Times New Roman"/>
          <w:i/>
          <w:iCs/>
          <w:sz w:val="24"/>
          <w:szCs w:val="24"/>
        </w:rPr>
        <w:t>E</w:t>
      </w:r>
      <w:r w:rsidRPr="00AC0799">
        <w:rPr>
          <w:rFonts w:ascii="Times New Roman" w:hAnsi="Times New Roman" w:cs="Times New Roman"/>
          <w:i/>
          <w:iCs/>
          <w:sz w:val="24"/>
          <w:szCs w:val="24"/>
          <w:vertAlign w:val="subscript"/>
        </w:rPr>
        <w:t>a</w:t>
      </w:r>
      <w:proofErr w:type="spellEnd"/>
      <w:r w:rsidRPr="00AC0799">
        <w:rPr>
          <w:rFonts w:ascii="Times New Roman" w:hAnsi="Times New Roman" w:cs="Times New Roman"/>
          <w:sz w:val="24"/>
          <w:szCs w:val="24"/>
        </w:rPr>
        <w:t xml:space="preserve"> shows a bell-shaped relationship</w:t>
      </w:r>
      <w:r w:rsidR="005552CA" w:rsidRPr="00AC0799">
        <w:rPr>
          <w:rFonts w:ascii="Times New Roman" w:hAnsi="Times New Roman" w:cs="Times New Roman"/>
          <w:sz w:val="24"/>
          <w:szCs w:val="24"/>
        </w:rPr>
        <w:t xml:space="preserve"> for OPE2C and OPE3C at negative bias</w:t>
      </w:r>
      <w:r w:rsidR="009B7753" w:rsidRPr="00AC0799">
        <w:rPr>
          <w:rFonts w:ascii="Times New Roman" w:hAnsi="Times New Roman" w:cs="Times New Roman"/>
          <w:sz w:val="24"/>
          <w:szCs w:val="24"/>
        </w:rPr>
        <w:t xml:space="preserve">. </w:t>
      </w:r>
      <w:r w:rsidR="00141EAD">
        <w:rPr>
          <w:rFonts w:ascii="Times New Roman" w:hAnsi="Times New Roman" w:cs="Times New Roman"/>
          <w:sz w:val="24"/>
          <w:szCs w:val="24"/>
        </w:rPr>
        <w:t xml:space="preserve">We believe when the Fc group is charged in the negative bias, the LUMO can be gated into the conduction window and give rise to the inverted Marcus regime charge transfer. </w:t>
      </w:r>
      <w:r w:rsidR="009B7753" w:rsidRPr="00AC0799">
        <w:rPr>
          <w:rFonts w:ascii="Times New Roman" w:hAnsi="Times New Roman" w:cs="Times New Roman"/>
          <w:sz w:val="24"/>
          <w:szCs w:val="24"/>
        </w:rPr>
        <w:t xml:space="preserve">This </w:t>
      </w:r>
      <w:r w:rsidR="00884CD0">
        <w:rPr>
          <w:rFonts w:ascii="Times New Roman" w:hAnsi="Times New Roman" w:cs="Times New Roman"/>
          <w:sz w:val="24"/>
          <w:szCs w:val="24"/>
        </w:rPr>
        <w:t>phenomenon</w:t>
      </w:r>
      <w:r w:rsidR="00C65982" w:rsidRPr="00AC0799">
        <w:rPr>
          <w:rFonts w:ascii="Times New Roman" w:hAnsi="Times New Roman" w:cs="Times New Roman"/>
          <w:sz w:val="24"/>
          <w:szCs w:val="24"/>
        </w:rPr>
        <w:t xml:space="preserve"> </w:t>
      </w:r>
      <w:r w:rsidR="005628F5" w:rsidRPr="00AC0799">
        <w:rPr>
          <w:rFonts w:ascii="Times New Roman" w:hAnsi="Times New Roman" w:cs="Times New Roman"/>
          <w:sz w:val="24"/>
          <w:szCs w:val="24"/>
        </w:rPr>
        <w:t xml:space="preserve">does not appear for OPE2 and OPE3. We </w:t>
      </w:r>
      <w:r w:rsidR="00884CD0">
        <w:rPr>
          <w:rFonts w:ascii="Times New Roman" w:hAnsi="Times New Roman" w:cs="Times New Roman"/>
          <w:sz w:val="24"/>
          <w:szCs w:val="24"/>
        </w:rPr>
        <w:t>can conclude that</w:t>
      </w:r>
      <w:r w:rsidR="005628F5" w:rsidRPr="00AC0799">
        <w:rPr>
          <w:rFonts w:ascii="Times New Roman" w:hAnsi="Times New Roman" w:cs="Times New Roman"/>
          <w:sz w:val="24"/>
          <w:szCs w:val="24"/>
        </w:rPr>
        <w:t xml:space="preserve"> the weak coupling between OPE and the Au bottom electrode is essential for the </w:t>
      </w:r>
      <w:r w:rsidR="00F14AB2" w:rsidRPr="00AC0799">
        <w:rPr>
          <w:rFonts w:ascii="Times New Roman" w:hAnsi="Times New Roman" w:cs="Times New Roman"/>
          <w:sz w:val="24"/>
          <w:szCs w:val="24"/>
        </w:rPr>
        <w:t>intramolecular gating to take place.</w:t>
      </w:r>
      <w:r w:rsidR="005628F5" w:rsidRPr="00AC0799">
        <w:rPr>
          <w:rFonts w:ascii="Times New Roman" w:hAnsi="Times New Roman" w:cs="Times New Roman"/>
          <w:sz w:val="24"/>
          <w:szCs w:val="24"/>
        </w:rPr>
        <w:t xml:space="preserve"> </w:t>
      </w:r>
    </w:p>
    <w:p w14:paraId="03F15294" w14:textId="6B008FB0" w:rsidR="003D2AB0" w:rsidRPr="002D0630" w:rsidRDefault="008F201B" w:rsidP="002D0630">
      <w:pPr>
        <w:spacing w:line="480" w:lineRule="auto"/>
        <w:rPr>
          <w:rFonts w:ascii="Times New Roman" w:hAnsi="Times New Roman" w:cs="Times New Roman"/>
          <w:sz w:val="24"/>
          <w:szCs w:val="24"/>
        </w:rPr>
      </w:pPr>
      <w:bookmarkStart w:id="23" w:name="OLE_LINK15"/>
      <w:bookmarkStart w:id="24" w:name="OLE_LINK16"/>
      <w:bookmarkEnd w:id="18"/>
      <w:bookmarkEnd w:id="19"/>
      <w:r w:rsidRPr="002D0630">
        <w:rPr>
          <w:rFonts w:ascii="Times New Roman" w:hAnsi="Times New Roman" w:cs="Times New Roman"/>
          <w:sz w:val="24"/>
          <w:szCs w:val="24"/>
        </w:rPr>
        <w:t xml:space="preserve">We </w:t>
      </w:r>
      <w:commentRangeStart w:id="25"/>
      <w:r w:rsidRPr="002D0630">
        <w:rPr>
          <w:rFonts w:ascii="Times New Roman" w:hAnsi="Times New Roman" w:cs="Times New Roman"/>
          <w:sz w:val="24"/>
          <w:szCs w:val="24"/>
        </w:rPr>
        <w:t xml:space="preserve">have demonstrated that </w:t>
      </w:r>
      <w:commentRangeEnd w:id="25"/>
      <w:r w:rsidR="00225864">
        <w:rPr>
          <w:rStyle w:val="CommentReference"/>
        </w:rPr>
        <w:commentReference w:id="25"/>
      </w:r>
      <w:r w:rsidRPr="002D0630">
        <w:rPr>
          <w:rFonts w:ascii="Times New Roman" w:hAnsi="Times New Roman" w:cs="Times New Roman"/>
          <w:sz w:val="24"/>
          <w:szCs w:val="24"/>
        </w:rPr>
        <w:t xml:space="preserve">by adding </w:t>
      </w:r>
      <w:r w:rsidR="004932CA" w:rsidRPr="002D0630">
        <w:rPr>
          <w:rFonts w:ascii="Times New Roman" w:hAnsi="Times New Roman" w:cs="Times New Roman"/>
          <w:sz w:val="24"/>
          <w:szCs w:val="24"/>
        </w:rPr>
        <w:t>one CH</w:t>
      </w:r>
      <w:r w:rsidR="004932CA" w:rsidRPr="002D0630">
        <w:rPr>
          <w:rFonts w:ascii="Times New Roman" w:hAnsi="Times New Roman" w:cs="Times New Roman"/>
          <w:sz w:val="24"/>
          <w:szCs w:val="24"/>
          <w:vertAlign w:val="subscript"/>
        </w:rPr>
        <w:t>2</w:t>
      </w:r>
      <w:r w:rsidR="004932CA" w:rsidRPr="002D0630">
        <w:rPr>
          <w:rFonts w:ascii="Times New Roman" w:hAnsi="Times New Roman" w:cs="Times New Roman"/>
          <w:sz w:val="24"/>
          <w:szCs w:val="24"/>
        </w:rPr>
        <w:t xml:space="preserve"> unit we can </w:t>
      </w:r>
      <w:r w:rsidR="00224289" w:rsidRPr="002D0630">
        <w:rPr>
          <w:rFonts w:ascii="Times New Roman" w:hAnsi="Times New Roman" w:cs="Times New Roman"/>
          <w:sz w:val="24"/>
          <w:szCs w:val="24"/>
        </w:rPr>
        <w:t xml:space="preserve">significantly </w:t>
      </w:r>
      <w:r w:rsidR="004932CA" w:rsidRPr="002D0630">
        <w:rPr>
          <w:rFonts w:ascii="Times New Roman" w:hAnsi="Times New Roman" w:cs="Times New Roman"/>
          <w:sz w:val="24"/>
          <w:szCs w:val="24"/>
        </w:rPr>
        <w:t xml:space="preserve">change </w:t>
      </w:r>
      <w:r w:rsidR="00224289" w:rsidRPr="002D0630">
        <w:rPr>
          <w:rFonts w:ascii="Times New Roman" w:hAnsi="Times New Roman" w:cs="Times New Roman"/>
          <w:sz w:val="24"/>
          <w:szCs w:val="24"/>
        </w:rPr>
        <w:t xml:space="preserve">the coupling strength </w:t>
      </w:r>
      <w:r w:rsidR="00081E88" w:rsidRPr="002D0630">
        <w:rPr>
          <w:rFonts w:ascii="Times New Roman" w:hAnsi="Times New Roman" w:cs="Times New Roman"/>
          <w:sz w:val="24"/>
          <w:szCs w:val="24"/>
        </w:rPr>
        <w:t>between the OPE and the Au electrode</w:t>
      </w:r>
      <w:r w:rsidR="004C41D9">
        <w:rPr>
          <w:rFonts w:ascii="Times New Roman" w:hAnsi="Times New Roman" w:cs="Times New Roman"/>
          <w:sz w:val="24"/>
          <w:szCs w:val="24"/>
        </w:rPr>
        <w:t xml:space="preserve">, </w:t>
      </w:r>
      <w:commentRangeStart w:id="26"/>
      <w:r w:rsidR="004C41D9">
        <w:rPr>
          <w:rFonts w:ascii="Times New Roman" w:hAnsi="Times New Roman" w:cs="Times New Roman"/>
          <w:sz w:val="24"/>
          <w:szCs w:val="24"/>
        </w:rPr>
        <w:t xml:space="preserve">and thus change </w:t>
      </w:r>
      <w:r w:rsidR="004932CA" w:rsidRPr="002D0630">
        <w:rPr>
          <w:rFonts w:ascii="Times New Roman" w:hAnsi="Times New Roman" w:cs="Times New Roman"/>
          <w:sz w:val="24"/>
          <w:szCs w:val="24"/>
        </w:rPr>
        <w:t xml:space="preserve">the </w:t>
      </w:r>
      <w:r w:rsidR="009A39AA" w:rsidRPr="002D0630">
        <w:rPr>
          <w:rFonts w:ascii="Times New Roman" w:hAnsi="Times New Roman" w:cs="Times New Roman"/>
          <w:sz w:val="24"/>
          <w:szCs w:val="24"/>
        </w:rPr>
        <w:t xml:space="preserve">charge </w:t>
      </w:r>
      <w:r w:rsidR="005033C0" w:rsidRPr="002D0630">
        <w:rPr>
          <w:rFonts w:ascii="Times New Roman" w:hAnsi="Times New Roman" w:cs="Times New Roman"/>
          <w:sz w:val="24"/>
          <w:szCs w:val="24"/>
        </w:rPr>
        <w:t>transfer</w:t>
      </w:r>
      <w:r w:rsidR="009A39AA" w:rsidRPr="002D0630">
        <w:rPr>
          <w:rFonts w:ascii="Times New Roman" w:hAnsi="Times New Roman" w:cs="Times New Roman"/>
          <w:sz w:val="24"/>
          <w:szCs w:val="24"/>
        </w:rPr>
        <w:t xml:space="preserve"> mechanism from </w:t>
      </w:r>
      <w:r w:rsidR="00864F34" w:rsidRPr="002D0630">
        <w:rPr>
          <w:rFonts w:ascii="Times New Roman" w:hAnsi="Times New Roman" w:cs="Times New Roman"/>
          <w:sz w:val="24"/>
          <w:szCs w:val="24"/>
        </w:rPr>
        <w:t xml:space="preserve">normal Marcus </w:t>
      </w:r>
      <w:r w:rsidR="005033C0" w:rsidRPr="002D0630">
        <w:rPr>
          <w:rFonts w:ascii="Times New Roman" w:hAnsi="Times New Roman" w:cs="Times New Roman"/>
          <w:sz w:val="24"/>
          <w:szCs w:val="24"/>
        </w:rPr>
        <w:t>regime to the inverted Marcus regime</w:t>
      </w:r>
      <w:commentRangeEnd w:id="26"/>
      <w:r w:rsidR="00225864">
        <w:rPr>
          <w:rStyle w:val="CommentReference"/>
        </w:rPr>
        <w:commentReference w:id="26"/>
      </w:r>
      <w:r w:rsidR="005033C0" w:rsidRPr="002D0630">
        <w:rPr>
          <w:rFonts w:ascii="Times New Roman" w:hAnsi="Times New Roman" w:cs="Times New Roman"/>
          <w:sz w:val="24"/>
          <w:szCs w:val="24"/>
        </w:rPr>
        <w:t xml:space="preserve">. </w:t>
      </w:r>
    </w:p>
    <w:bookmarkEnd w:id="23"/>
    <w:bookmarkEnd w:id="24"/>
    <w:p w14:paraId="41706866" w14:textId="2BC69496" w:rsidR="00F832F2" w:rsidRDefault="00F832F2" w:rsidP="007712F0">
      <w:pPr>
        <w:spacing w:line="480" w:lineRule="auto"/>
        <w:rPr>
          <w:rFonts w:ascii="Times New Roman" w:hAnsi="Times New Roman" w:cs="Times New Roman"/>
          <w:sz w:val="24"/>
          <w:szCs w:val="24"/>
        </w:rPr>
      </w:pPr>
      <w:commentRangeStart w:id="27"/>
    </w:p>
    <w:commentRangeEnd w:id="27"/>
    <w:p w14:paraId="7C3F097E" w14:textId="77777777" w:rsidR="00FD1934" w:rsidRDefault="00225864" w:rsidP="007712F0">
      <w:pPr>
        <w:spacing w:line="480" w:lineRule="auto"/>
        <w:rPr>
          <w:rFonts w:ascii="Times New Roman" w:hAnsi="Times New Roman" w:cs="Times New Roman"/>
          <w:sz w:val="24"/>
          <w:szCs w:val="24"/>
        </w:rPr>
      </w:pPr>
      <w:r>
        <w:rPr>
          <w:rStyle w:val="CommentReference"/>
        </w:rPr>
        <w:commentReference w:id="27"/>
      </w:r>
    </w:p>
    <w:p w14:paraId="1B92ACB0" w14:textId="7F5ACC2D" w:rsidR="00FD1934" w:rsidRDefault="00AA6C1C" w:rsidP="004F6E02">
      <w:pPr>
        <w:spacing w:line="480" w:lineRule="auto"/>
        <w:rPr>
          <w:rFonts w:ascii="Times New Roman" w:hAnsi="Times New Roman" w:cs="Times New Roman"/>
          <w:b/>
          <w:sz w:val="24"/>
          <w:szCs w:val="24"/>
        </w:rPr>
      </w:pPr>
      <w:r w:rsidRPr="00AA6C1C">
        <w:rPr>
          <w:rFonts w:ascii="Times New Roman" w:hAnsi="Times New Roman" w:cs="Times New Roman"/>
          <w:b/>
          <w:sz w:val="24"/>
          <w:szCs w:val="24"/>
        </w:rPr>
        <w:t xml:space="preserve">Results and </w:t>
      </w:r>
      <w:commentRangeStart w:id="28"/>
      <w:r w:rsidRPr="00AA6C1C">
        <w:rPr>
          <w:rFonts w:ascii="Times New Roman" w:hAnsi="Times New Roman" w:cs="Times New Roman"/>
          <w:b/>
          <w:sz w:val="24"/>
          <w:szCs w:val="24"/>
        </w:rPr>
        <w:t>Discussion</w:t>
      </w:r>
      <w:commentRangeEnd w:id="28"/>
      <w:r w:rsidR="00225864">
        <w:rPr>
          <w:rStyle w:val="CommentReference"/>
        </w:rPr>
        <w:commentReference w:id="28"/>
      </w:r>
    </w:p>
    <w:p w14:paraId="5957E7F6" w14:textId="77777777" w:rsidR="00FD1934" w:rsidRDefault="00FD1934" w:rsidP="004F6E02">
      <w:pPr>
        <w:spacing w:line="480" w:lineRule="auto"/>
        <w:rPr>
          <w:rFonts w:ascii="Times New Roman" w:hAnsi="Times New Roman" w:cs="Times New Roman"/>
          <w:b/>
          <w:sz w:val="24"/>
          <w:szCs w:val="24"/>
        </w:rPr>
      </w:pPr>
    </w:p>
    <w:p w14:paraId="7CCCFA86" w14:textId="7B23391E" w:rsidR="00FD1934" w:rsidRDefault="00FD1934" w:rsidP="004F6E02">
      <w:pPr>
        <w:spacing w:line="480" w:lineRule="auto"/>
        <w:rPr>
          <w:rFonts w:ascii="Times New Roman" w:hAnsi="Times New Roman" w:cs="Times New Roman"/>
          <w:bCs/>
          <w:i/>
          <w:iCs/>
          <w:sz w:val="24"/>
          <w:szCs w:val="24"/>
        </w:rPr>
      </w:pPr>
      <w:r w:rsidRPr="00FD1934">
        <w:rPr>
          <w:rFonts w:ascii="Times New Roman" w:hAnsi="Times New Roman" w:cs="Times New Roman"/>
          <w:bCs/>
          <w:i/>
          <w:iCs/>
          <w:sz w:val="24"/>
          <w:szCs w:val="24"/>
        </w:rPr>
        <w:t xml:space="preserve">SAM </w:t>
      </w:r>
      <w:r>
        <w:rPr>
          <w:rFonts w:ascii="Times New Roman" w:hAnsi="Times New Roman" w:cs="Times New Roman"/>
          <w:bCs/>
          <w:i/>
          <w:iCs/>
          <w:sz w:val="24"/>
          <w:szCs w:val="24"/>
        </w:rPr>
        <w:t>S</w:t>
      </w:r>
      <w:r w:rsidRPr="00FD1934">
        <w:rPr>
          <w:rFonts w:ascii="Times New Roman" w:hAnsi="Times New Roman" w:cs="Times New Roman"/>
          <w:bCs/>
          <w:i/>
          <w:iCs/>
          <w:sz w:val="24"/>
          <w:szCs w:val="24"/>
        </w:rPr>
        <w:t xml:space="preserve">tructure </w:t>
      </w:r>
      <w:r>
        <w:rPr>
          <w:rFonts w:ascii="Times New Roman" w:hAnsi="Times New Roman" w:cs="Times New Roman"/>
          <w:bCs/>
          <w:i/>
          <w:iCs/>
          <w:sz w:val="24"/>
          <w:szCs w:val="24"/>
        </w:rPr>
        <w:t>C</w:t>
      </w:r>
      <w:r w:rsidRPr="00FD1934">
        <w:rPr>
          <w:rFonts w:ascii="Times New Roman" w:hAnsi="Times New Roman" w:cs="Times New Roman"/>
          <w:bCs/>
          <w:i/>
          <w:iCs/>
          <w:sz w:val="24"/>
          <w:szCs w:val="24"/>
        </w:rPr>
        <w:t>haracterisation</w:t>
      </w:r>
    </w:p>
    <w:p w14:paraId="332DBD7D" w14:textId="52BB5B72" w:rsidR="00FD1934" w:rsidRPr="00067A65" w:rsidRDefault="00FD1934" w:rsidP="00067A65">
      <w:pPr>
        <w:pStyle w:val="ListParagraph"/>
        <w:numPr>
          <w:ilvl w:val="0"/>
          <w:numId w:val="25"/>
        </w:numPr>
        <w:spacing w:line="480" w:lineRule="auto"/>
        <w:rPr>
          <w:rFonts w:ascii="Times New Roman" w:hAnsi="Times New Roman" w:cs="Times New Roman"/>
          <w:sz w:val="24"/>
          <w:szCs w:val="24"/>
        </w:rPr>
      </w:pPr>
      <w:commentRangeStart w:id="29"/>
      <w:r w:rsidRPr="00067A65">
        <w:rPr>
          <w:rFonts w:ascii="Times New Roman" w:hAnsi="Times New Roman" w:cs="Times New Roman"/>
          <w:bCs/>
          <w:sz w:val="24"/>
          <w:szCs w:val="24"/>
        </w:rPr>
        <w:t>We synthesized thiols Fc</w:t>
      </w:r>
      <w:r w:rsidRPr="00067A65">
        <w:rPr>
          <w:rFonts w:ascii="Times New Roman" w:hAnsi="Times New Roman" w:cs="Times New Roman"/>
          <w:sz w:val="24"/>
          <w:szCs w:val="24"/>
        </w:rPr>
        <w:t>-(Ph-C≡C)</w:t>
      </w:r>
      <w:r w:rsidRPr="00067A65">
        <w:rPr>
          <w:rFonts w:ascii="Times New Roman" w:hAnsi="Times New Roman" w:cs="Times New Roman"/>
          <w:sz w:val="24"/>
          <w:szCs w:val="24"/>
          <w:vertAlign w:val="subscript"/>
        </w:rPr>
        <w:t>n</w:t>
      </w:r>
      <w:r w:rsidRPr="00067A65">
        <w:rPr>
          <w:rFonts w:ascii="Times New Roman" w:hAnsi="Times New Roman" w:cs="Times New Roman"/>
          <w:sz w:val="24"/>
          <w:szCs w:val="24"/>
        </w:rPr>
        <w:t xml:space="preserve">-SH (n = 1-3) and </w:t>
      </w:r>
      <w:r w:rsidRPr="00067A65">
        <w:rPr>
          <w:rFonts w:ascii="Times New Roman" w:hAnsi="Times New Roman" w:cs="Times New Roman"/>
          <w:bCs/>
          <w:sz w:val="24"/>
          <w:szCs w:val="24"/>
        </w:rPr>
        <w:t>Fc</w:t>
      </w:r>
      <w:r w:rsidRPr="00067A65">
        <w:rPr>
          <w:rFonts w:ascii="Times New Roman" w:hAnsi="Times New Roman" w:cs="Times New Roman"/>
          <w:sz w:val="24"/>
          <w:szCs w:val="24"/>
        </w:rPr>
        <w:t>-(Ph-C≡C)</w:t>
      </w:r>
      <w:r w:rsidRPr="00067A65">
        <w:rPr>
          <w:rFonts w:ascii="Times New Roman" w:hAnsi="Times New Roman" w:cs="Times New Roman"/>
          <w:sz w:val="24"/>
          <w:szCs w:val="24"/>
          <w:vertAlign w:val="subscript"/>
        </w:rPr>
        <w:t>n</w:t>
      </w:r>
      <w:r w:rsidRPr="00067A65">
        <w:rPr>
          <w:rFonts w:ascii="Times New Roman" w:hAnsi="Times New Roman" w:cs="Times New Roman"/>
          <w:sz w:val="24"/>
          <w:szCs w:val="24"/>
        </w:rPr>
        <w:t>-CH</w:t>
      </w:r>
      <w:r w:rsidRPr="00067A65">
        <w:rPr>
          <w:rFonts w:ascii="Times New Roman" w:hAnsi="Times New Roman" w:cs="Times New Roman"/>
          <w:sz w:val="24"/>
          <w:szCs w:val="24"/>
          <w:vertAlign w:val="subscript"/>
        </w:rPr>
        <w:t>2</w:t>
      </w:r>
      <w:r w:rsidRPr="00067A65">
        <w:rPr>
          <w:rFonts w:ascii="Times New Roman" w:hAnsi="Times New Roman" w:cs="Times New Roman"/>
          <w:sz w:val="24"/>
          <w:szCs w:val="24"/>
        </w:rPr>
        <w:t xml:space="preserve">-SH (n = 1-3) based on published procedure. </w:t>
      </w:r>
      <w:commentRangeEnd w:id="29"/>
      <w:r w:rsidR="00D30067">
        <w:rPr>
          <w:rStyle w:val="CommentReference"/>
        </w:rPr>
        <w:commentReference w:id="29"/>
      </w:r>
      <w:r w:rsidRPr="00067A65">
        <w:rPr>
          <w:rFonts w:ascii="Times New Roman" w:hAnsi="Times New Roman" w:cs="Times New Roman"/>
          <w:sz w:val="24"/>
          <w:szCs w:val="24"/>
        </w:rPr>
        <w:t xml:space="preserve">The molecules were characterized by </w:t>
      </w:r>
      <w:r w:rsidRPr="00067A65">
        <w:rPr>
          <w:rFonts w:ascii="Times New Roman" w:hAnsi="Times New Roman" w:cs="Times New Roman"/>
          <w:sz w:val="24"/>
          <w:szCs w:val="24"/>
          <w:vertAlign w:val="superscript"/>
        </w:rPr>
        <w:t>1</w:t>
      </w:r>
      <w:r w:rsidRPr="00067A65">
        <w:rPr>
          <w:rFonts w:ascii="Times New Roman" w:hAnsi="Times New Roman" w:cs="Times New Roman"/>
          <w:sz w:val="24"/>
          <w:szCs w:val="24"/>
        </w:rPr>
        <w:t xml:space="preserve">H NMR, </w:t>
      </w:r>
      <w:r w:rsidRPr="00067A65">
        <w:rPr>
          <w:rFonts w:ascii="Times New Roman" w:hAnsi="Times New Roman" w:cs="Times New Roman"/>
          <w:sz w:val="24"/>
          <w:szCs w:val="24"/>
          <w:vertAlign w:val="superscript"/>
        </w:rPr>
        <w:t>13</w:t>
      </w:r>
      <w:r w:rsidRPr="00067A65">
        <w:rPr>
          <w:rFonts w:ascii="Times New Roman" w:hAnsi="Times New Roman" w:cs="Times New Roman"/>
          <w:sz w:val="24"/>
          <w:szCs w:val="24"/>
        </w:rPr>
        <w:t xml:space="preserve">C NMR and high-resolution </w:t>
      </w:r>
      <w:del w:id="30" w:author="Nijhuis, C.A. (TNW)" w:date="2021-02-23T17:14:00Z">
        <w:r w:rsidRPr="00067A65" w:rsidDel="00D30067">
          <w:rPr>
            <w:rFonts w:ascii="Times New Roman" w:hAnsi="Times New Roman" w:cs="Times New Roman"/>
            <w:sz w:val="24"/>
            <w:szCs w:val="24"/>
          </w:rPr>
          <w:delText xml:space="preserve">Mass </w:delText>
        </w:r>
      </w:del>
      <w:ins w:id="31" w:author="Nijhuis, C.A. (TNW)" w:date="2021-02-23T17:14:00Z">
        <w:r w:rsidR="00D30067">
          <w:rPr>
            <w:rFonts w:ascii="Times New Roman" w:hAnsi="Times New Roman" w:cs="Times New Roman"/>
            <w:sz w:val="24"/>
            <w:szCs w:val="24"/>
          </w:rPr>
          <w:t>m</w:t>
        </w:r>
        <w:r w:rsidR="00D30067" w:rsidRPr="00067A65">
          <w:rPr>
            <w:rFonts w:ascii="Times New Roman" w:hAnsi="Times New Roman" w:cs="Times New Roman"/>
            <w:sz w:val="24"/>
            <w:szCs w:val="24"/>
          </w:rPr>
          <w:t xml:space="preserve">ass </w:t>
        </w:r>
      </w:ins>
      <w:r w:rsidRPr="00067A65">
        <w:rPr>
          <w:rFonts w:ascii="Times New Roman" w:hAnsi="Times New Roman" w:cs="Times New Roman"/>
          <w:sz w:val="24"/>
          <w:szCs w:val="24"/>
        </w:rPr>
        <w:t xml:space="preserve">Spectroscopy. SAMs of these molecules on template-stripped Au surface were made according to established protocol. To characterize the structure of </w:t>
      </w:r>
      <w:r w:rsidRPr="00067A65">
        <w:rPr>
          <w:rFonts w:ascii="Times New Roman" w:hAnsi="Times New Roman" w:cs="Times New Roman"/>
          <w:sz w:val="24"/>
          <w:szCs w:val="24"/>
        </w:rPr>
        <w:lastRenderedPageBreak/>
        <w:t xml:space="preserve">the SAMs, we performed cyclic voltammetry </w:t>
      </w:r>
      <w:r w:rsidR="00067A65" w:rsidRPr="00067A65">
        <w:rPr>
          <w:rFonts w:ascii="Times New Roman" w:hAnsi="Times New Roman" w:cs="Times New Roman"/>
          <w:sz w:val="24"/>
          <w:szCs w:val="24"/>
        </w:rPr>
        <w:t>and recorded their X-ray photoemission spectra</w:t>
      </w:r>
      <w:r w:rsidRPr="00067A65">
        <w:rPr>
          <w:rFonts w:ascii="Times New Roman" w:hAnsi="Times New Roman" w:cs="Times New Roman"/>
          <w:sz w:val="24"/>
          <w:szCs w:val="24"/>
        </w:rPr>
        <w:t>. Figure 2 shows the voltammograms and the analysis of the anodic peak</w:t>
      </w:r>
      <w:r w:rsidR="00067A65" w:rsidRPr="00067A65">
        <w:rPr>
          <w:rFonts w:ascii="Times New Roman" w:hAnsi="Times New Roman" w:cs="Times New Roman"/>
          <w:sz w:val="24"/>
          <w:szCs w:val="24"/>
        </w:rPr>
        <w:t>s</w:t>
      </w:r>
      <w:r w:rsidRPr="00067A65">
        <w:rPr>
          <w:rFonts w:ascii="Times New Roman" w:hAnsi="Times New Roman" w:cs="Times New Roman"/>
          <w:sz w:val="24"/>
          <w:szCs w:val="24"/>
        </w:rPr>
        <w:t xml:space="preserve"> </w:t>
      </w:r>
      <w:r w:rsidR="00067A65" w:rsidRPr="00067A65">
        <w:rPr>
          <w:rFonts w:ascii="Times New Roman" w:hAnsi="Times New Roman" w:cs="Times New Roman"/>
          <w:sz w:val="24"/>
          <w:szCs w:val="24"/>
        </w:rPr>
        <w:t>corresponding to the oxidation of the</w:t>
      </w:r>
      <w:r w:rsidRPr="00067A65">
        <w:rPr>
          <w:rFonts w:ascii="Times New Roman" w:hAnsi="Times New Roman" w:cs="Times New Roman"/>
          <w:sz w:val="24"/>
          <w:szCs w:val="24"/>
        </w:rPr>
        <w:t xml:space="preserve"> ferrocene groups. </w:t>
      </w:r>
    </w:p>
    <w:p w14:paraId="3CD7859D" w14:textId="77777777" w:rsidR="00FD1934" w:rsidRDefault="00FD1934" w:rsidP="00B40687">
      <w:pPr>
        <w:spacing w:line="480" w:lineRule="auto"/>
        <w:rPr>
          <w:noProof/>
        </w:rPr>
      </w:pPr>
    </w:p>
    <w:p w14:paraId="612B4547" w14:textId="195C2029" w:rsidR="00B511FE" w:rsidRPr="00D86892" w:rsidRDefault="005844B9" w:rsidP="00B40687">
      <w:pPr>
        <w:spacing w:line="480" w:lineRule="auto"/>
        <w:rPr>
          <w:lang w:val="en-US"/>
        </w:rPr>
      </w:pPr>
      <w:r>
        <w:rPr>
          <w:noProof/>
        </w:rPr>
        <w:lastRenderedPageBreak/>
        <w:drawing>
          <wp:inline distT="0" distB="0" distL="0" distR="0" wp14:anchorId="1D17EB73" wp14:editId="6D1C8993">
            <wp:extent cx="5943600" cy="6824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24980"/>
                    </a:xfrm>
                    <a:prstGeom prst="rect">
                      <a:avLst/>
                    </a:prstGeom>
                    <a:noFill/>
                    <a:ln>
                      <a:noFill/>
                    </a:ln>
                  </pic:spPr>
                </pic:pic>
              </a:graphicData>
            </a:graphic>
          </wp:inline>
        </w:drawing>
      </w:r>
    </w:p>
    <w:p w14:paraId="0FBFF963" w14:textId="0C8CA280" w:rsidR="00286E00" w:rsidRDefault="0099204B" w:rsidP="002B34D6">
      <w:pPr>
        <w:spacing w:line="480" w:lineRule="auto"/>
        <w:rPr>
          <w:rFonts w:ascii="Times New Roman" w:hAnsi="Times New Roman" w:cs="Times New Roman"/>
          <w:sz w:val="24"/>
          <w:szCs w:val="24"/>
        </w:rPr>
      </w:pPr>
      <w:r w:rsidRPr="005D3CF5">
        <w:rPr>
          <w:rFonts w:ascii="Times New Roman" w:hAnsi="Times New Roman" w:cs="Times New Roman"/>
          <w:sz w:val="24"/>
          <w:szCs w:val="24"/>
        </w:rPr>
        <w:t xml:space="preserve">Figure </w:t>
      </w:r>
      <w:r w:rsidR="008A0B28">
        <w:rPr>
          <w:rFonts w:ascii="Times New Roman" w:hAnsi="Times New Roman" w:cs="Times New Roman"/>
          <w:sz w:val="24"/>
          <w:szCs w:val="24"/>
        </w:rPr>
        <w:t>2</w:t>
      </w:r>
      <w:r w:rsidRPr="005D3CF5">
        <w:rPr>
          <w:rFonts w:ascii="Times New Roman" w:hAnsi="Times New Roman" w:cs="Times New Roman"/>
          <w:sz w:val="24"/>
          <w:szCs w:val="24"/>
        </w:rPr>
        <w:t xml:space="preserve">. </w:t>
      </w:r>
      <w:r w:rsidR="009F2612">
        <w:rPr>
          <w:rFonts w:ascii="Times New Roman" w:hAnsi="Times New Roman" w:cs="Times New Roman"/>
          <w:sz w:val="24"/>
          <w:szCs w:val="24"/>
        </w:rPr>
        <w:t xml:space="preserve">Surface characterisation of studied SAM: </w:t>
      </w:r>
      <w:r w:rsidR="00AF0B0E">
        <w:rPr>
          <w:rFonts w:ascii="Times New Roman" w:hAnsi="Times New Roman" w:cs="Times New Roman"/>
          <w:sz w:val="24"/>
          <w:szCs w:val="24"/>
        </w:rPr>
        <w:t>Cyclic voltammogram</w:t>
      </w:r>
      <w:r w:rsidR="006F7A73">
        <w:rPr>
          <w:rFonts w:ascii="Times New Roman" w:hAnsi="Times New Roman" w:cs="Times New Roman"/>
          <w:sz w:val="24"/>
          <w:szCs w:val="24"/>
        </w:rPr>
        <w:t>s</w:t>
      </w:r>
      <w:r w:rsidR="009F6C65">
        <w:rPr>
          <w:rFonts w:ascii="Times New Roman" w:hAnsi="Times New Roman" w:cs="Times New Roman"/>
          <w:sz w:val="24"/>
          <w:szCs w:val="24"/>
        </w:rPr>
        <w:t xml:space="preserve"> of </w:t>
      </w:r>
      <w:r w:rsidR="00AF0B0E">
        <w:rPr>
          <w:rFonts w:ascii="Times New Roman" w:hAnsi="Times New Roman" w:cs="Times New Roman"/>
          <w:sz w:val="24"/>
          <w:szCs w:val="24"/>
        </w:rPr>
        <w:t xml:space="preserve">(a) </w:t>
      </w:r>
      <w:proofErr w:type="spellStart"/>
      <w:r w:rsidR="00ED2151">
        <w:rPr>
          <w:rFonts w:ascii="Times New Roman" w:hAnsi="Times New Roman" w:cs="Times New Roman"/>
          <w:sz w:val="24"/>
          <w:szCs w:val="24"/>
        </w:rPr>
        <w:t>OPEn</w:t>
      </w:r>
      <w:proofErr w:type="spellEnd"/>
      <w:r w:rsidR="00AF0B0E">
        <w:rPr>
          <w:rFonts w:ascii="Times New Roman" w:hAnsi="Times New Roman" w:cs="Times New Roman"/>
          <w:sz w:val="24"/>
          <w:szCs w:val="24"/>
        </w:rPr>
        <w:t xml:space="preserve"> and </w:t>
      </w:r>
      <w:r w:rsidR="00FB4E3A">
        <w:rPr>
          <w:rFonts w:ascii="Times New Roman" w:hAnsi="Times New Roman" w:cs="Times New Roman"/>
          <w:sz w:val="24"/>
          <w:szCs w:val="24"/>
        </w:rPr>
        <w:t xml:space="preserve">(b) </w:t>
      </w:r>
      <w:proofErr w:type="spellStart"/>
      <w:r w:rsidR="00FB4E3A">
        <w:rPr>
          <w:rFonts w:ascii="Times New Roman" w:hAnsi="Times New Roman" w:cs="Times New Roman"/>
          <w:sz w:val="24"/>
          <w:szCs w:val="24"/>
        </w:rPr>
        <w:t>OPEnC</w:t>
      </w:r>
      <w:proofErr w:type="spellEnd"/>
      <w:r w:rsidR="006F7A73">
        <w:rPr>
          <w:rFonts w:ascii="Times New Roman" w:hAnsi="Times New Roman" w:cs="Times New Roman"/>
          <w:sz w:val="24"/>
          <w:szCs w:val="24"/>
        </w:rPr>
        <w:t xml:space="preserve"> </w:t>
      </w:r>
      <w:r w:rsidR="00A21A2F">
        <w:rPr>
          <w:rFonts w:ascii="Times New Roman" w:hAnsi="Times New Roman" w:cs="Times New Roman"/>
          <w:sz w:val="24"/>
          <w:szCs w:val="24"/>
        </w:rPr>
        <w:t xml:space="preserve">measured </w:t>
      </w:r>
      <w:r w:rsidR="006F7A73">
        <w:rPr>
          <w:rFonts w:ascii="Times New Roman" w:hAnsi="Times New Roman" w:cs="Times New Roman"/>
          <w:sz w:val="24"/>
          <w:szCs w:val="24"/>
        </w:rPr>
        <w:t xml:space="preserve">at </w:t>
      </w:r>
      <w:r w:rsidR="00A21A2F">
        <w:rPr>
          <w:rFonts w:ascii="Times New Roman" w:hAnsi="Times New Roman" w:cs="Times New Roman"/>
          <w:sz w:val="24"/>
          <w:szCs w:val="24"/>
        </w:rPr>
        <w:t xml:space="preserve">a </w:t>
      </w:r>
      <w:r w:rsidR="006F7A73">
        <w:rPr>
          <w:rFonts w:ascii="Times New Roman" w:hAnsi="Times New Roman" w:cs="Times New Roman"/>
          <w:sz w:val="24"/>
          <w:szCs w:val="24"/>
        </w:rPr>
        <w:t>scan rate of 1 V/s</w:t>
      </w:r>
      <w:r w:rsidR="00107C30">
        <w:rPr>
          <w:rFonts w:ascii="Times New Roman" w:hAnsi="Times New Roman" w:cs="Times New Roman"/>
          <w:sz w:val="24"/>
          <w:szCs w:val="24"/>
        </w:rPr>
        <w:t>.</w:t>
      </w:r>
      <w:r w:rsidR="009F2612">
        <w:rPr>
          <w:rFonts w:ascii="Times New Roman" w:hAnsi="Times New Roman" w:cs="Times New Roman"/>
          <w:sz w:val="24"/>
          <w:szCs w:val="24"/>
        </w:rPr>
        <w:t xml:space="preserve"> </w:t>
      </w:r>
      <w:r w:rsidR="002B34D6">
        <w:rPr>
          <w:rFonts w:ascii="Times New Roman" w:hAnsi="Times New Roman" w:cs="Times New Roman"/>
          <w:sz w:val="24"/>
          <w:szCs w:val="24"/>
        </w:rPr>
        <w:t>D</w:t>
      </w:r>
      <w:r w:rsidR="00126958">
        <w:rPr>
          <w:rFonts w:ascii="Times New Roman" w:hAnsi="Times New Roman" w:cs="Times New Roman"/>
          <w:sz w:val="24"/>
          <w:szCs w:val="24"/>
        </w:rPr>
        <w:t xml:space="preserve">econvolution of the </w:t>
      </w:r>
      <w:r w:rsidR="002B34D6">
        <w:rPr>
          <w:rFonts w:ascii="Times New Roman" w:hAnsi="Times New Roman" w:cs="Times New Roman"/>
          <w:sz w:val="24"/>
          <w:szCs w:val="24"/>
        </w:rPr>
        <w:t xml:space="preserve">anodic peak of </w:t>
      </w:r>
      <w:r w:rsidR="009F2612">
        <w:rPr>
          <w:rFonts w:ascii="Times New Roman" w:hAnsi="Times New Roman" w:cs="Times New Roman"/>
          <w:sz w:val="24"/>
          <w:szCs w:val="24"/>
        </w:rPr>
        <w:t xml:space="preserve">(c) </w:t>
      </w:r>
      <w:proofErr w:type="spellStart"/>
      <w:r w:rsidR="009F2612">
        <w:rPr>
          <w:rFonts w:ascii="Times New Roman" w:hAnsi="Times New Roman" w:cs="Times New Roman"/>
          <w:sz w:val="24"/>
          <w:szCs w:val="24"/>
        </w:rPr>
        <w:t>OPE</w:t>
      </w:r>
      <w:r w:rsidR="002B34D6">
        <w:rPr>
          <w:rFonts w:ascii="Times New Roman" w:hAnsi="Times New Roman" w:cs="Times New Roman"/>
          <w:sz w:val="24"/>
          <w:szCs w:val="24"/>
        </w:rPr>
        <w:t>n</w:t>
      </w:r>
      <w:proofErr w:type="spellEnd"/>
      <w:r w:rsidR="009F2612">
        <w:rPr>
          <w:rFonts w:ascii="Times New Roman" w:hAnsi="Times New Roman" w:cs="Times New Roman"/>
          <w:sz w:val="24"/>
          <w:szCs w:val="24"/>
        </w:rPr>
        <w:t xml:space="preserve"> and (d) </w:t>
      </w:r>
      <w:proofErr w:type="spellStart"/>
      <w:r w:rsidR="009F2612">
        <w:rPr>
          <w:rFonts w:ascii="Times New Roman" w:hAnsi="Times New Roman" w:cs="Times New Roman"/>
          <w:sz w:val="24"/>
          <w:szCs w:val="24"/>
        </w:rPr>
        <w:lastRenderedPageBreak/>
        <w:t>OPE</w:t>
      </w:r>
      <w:r w:rsidR="002B34D6">
        <w:rPr>
          <w:rFonts w:ascii="Times New Roman" w:hAnsi="Times New Roman" w:cs="Times New Roman"/>
          <w:sz w:val="24"/>
          <w:szCs w:val="24"/>
        </w:rPr>
        <w:t>n</w:t>
      </w:r>
      <w:r w:rsidR="009F2612">
        <w:rPr>
          <w:rFonts w:ascii="Times New Roman" w:hAnsi="Times New Roman" w:cs="Times New Roman"/>
          <w:sz w:val="24"/>
          <w:szCs w:val="24"/>
        </w:rPr>
        <w:t>C</w:t>
      </w:r>
      <w:proofErr w:type="spellEnd"/>
      <w:r w:rsidR="00D845A2">
        <w:rPr>
          <w:rFonts w:ascii="Times New Roman" w:hAnsi="Times New Roman" w:cs="Times New Roman"/>
          <w:sz w:val="24"/>
          <w:szCs w:val="24"/>
        </w:rPr>
        <w:t xml:space="preserve">, all peaks </w:t>
      </w:r>
      <w:r w:rsidR="002F4CE0">
        <w:rPr>
          <w:rFonts w:ascii="Times New Roman" w:hAnsi="Times New Roman" w:cs="Times New Roman"/>
          <w:sz w:val="24"/>
          <w:szCs w:val="24"/>
        </w:rPr>
        <w:t>were</w:t>
      </w:r>
      <w:r w:rsidR="00D845A2">
        <w:rPr>
          <w:rFonts w:ascii="Times New Roman" w:hAnsi="Times New Roman" w:cs="Times New Roman"/>
          <w:sz w:val="24"/>
          <w:szCs w:val="24"/>
        </w:rPr>
        <w:t xml:space="preserve"> fitted with </w:t>
      </w:r>
      <w:r w:rsidR="002F4CE0">
        <w:rPr>
          <w:rFonts w:ascii="Times New Roman" w:hAnsi="Times New Roman" w:cs="Times New Roman"/>
          <w:sz w:val="24"/>
          <w:szCs w:val="24"/>
        </w:rPr>
        <w:t>Gaussian function</w:t>
      </w:r>
      <w:r w:rsidR="00286E00">
        <w:rPr>
          <w:rFonts w:ascii="Times New Roman" w:hAnsi="Times New Roman" w:cs="Times New Roman"/>
          <w:sz w:val="24"/>
          <w:szCs w:val="24"/>
        </w:rPr>
        <w:t xml:space="preserve">. The percentage of the main peak and the </w:t>
      </w:r>
      <w:r w:rsidR="00311D34">
        <w:rPr>
          <w:rFonts w:ascii="Times New Roman" w:hAnsi="Times New Roman" w:cs="Times New Roman"/>
          <w:sz w:val="24"/>
          <w:szCs w:val="24"/>
        </w:rPr>
        <w:t xml:space="preserve">anodic potential </w:t>
      </w:r>
      <w:proofErr w:type="spellStart"/>
      <w:r w:rsidR="00311D34">
        <w:rPr>
          <w:rFonts w:ascii="Times New Roman" w:hAnsi="Times New Roman" w:cs="Times New Roman"/>
          <w:sz w:val="24"/>
          <w:szCs w:val="24"/>
        </w:rPr>
        <w:t>E</w:t>
      </w:r>
      <w:r w:rsidR="00311D34" w:rsidRPr="00B41FC2">
        <w:rPr>
          <w:rFonts w:ascii="Times New Roman" w:hAnsi="Times New Roman" w:cs="Times New Roman"/>
          <w:sz w:val="24"/>
          <w:szCs w:val="24"/>
          <w:vertAlign w:val="subscript"/>
        </w:rPr>
        <w:t>pc</w:t>
      </w:r>
      <w:proofErr w:type="spellEnd"/>
      <w:r w:rsidR="00311D34">
        <w:rPr>
          <w:rFonts w:ascii="Times New Roman" w:hAnsi="Times New Roman" w:cs="Times New Roman"/>
          <w:sz w:val="24"/>
          <w:szCs w:val="24"/>
        </w:rPr>
        <w:t xml:space="preserve"> of (e) </w:t>
      </w:r>
      <w:proofErr w:type="spellStart"/>
      <w:r w:rsidR="00311D34">
        <w:rPr>
          <w:rFonts w:ascii="Times New Roman" w:hAnsi="Times New Roman" w:cs="Times New Roman"/>
          <w:sz w:val="24"/>
          <w:szCs w:val="24"/>
        </w:rPr>
        <w:t>OPEn</w:t>
      </w:r>
      <w:proofErr w:type="spellEnd"/>
      <w:r w:rsidR="00311D34">
        <w:rPr>
          <w:rFonts w:ascii="Times New Roman" w:hAnsi="Times New Roman" w:cs="Times New Roman"/>
          <w:sz w:val="24"/>
          <w:szCs w:val="24"/>
        </w:rPr>
        <w:t xml:space="preserve"> and (f) </w:t>
      </w:r>
      <w:proofErr w:type="spellStart"/>
      <w:r w:rsidR="00311D34">
        <w:rPr>
          <w:rFonts w:ascii="Times New Roman" w:hAnsi="Times New Roman" w:cs="Times New Roman"/>
          <w:sz w:val="24"/>
          <w:szCs w:val="24"/>
        </w:rPr>
        <w:t>OPEnC</w:t>
      </w:r>
      <w:proofErr w:type="spellEnd"/>
      <w:r w:rsidR="00B41FC2">
        <w:rPr>
          <w:rFonts w:ascii="Times New Roman" w:hAnsi="Times New Roman" w:cs="Times New Roman"/>
          <w:sz w:val="24"/>
          <w:szCs w:val="24"/>
        </w:rPr>
        <w:t xml:space="preserve"> as a function of the n. </w:t>
      </w:r>
    </w:p>
    <w:p w14:paraId="4F0B6C55" w14:textId="36207ACA" w:rsidR="009F2612" w:rsidRDefault="009F2612" w:rsidP="009F2612">
      <w:pPr>
        <w:pStyle w:val="ListParagraph"/>
        <w:numPr>
          <w:ilvl w:val="0"/>
          <w:numId w:val="6"/>
        </w:numPr>
        <w:spacing w:line="480" w:lineRule="auto"/>
        <w:ind w:left="360"/>
        <w:rPr>
          <w:rFonts w:ascii="Times New Roman" w:hAnsi="Times New Roman" w:cs="Times New Roman"/>
          <w:sz w:val="24"/>
          <w:szCs w:val="24"/>
        </w:rPr>
      </w:pPr>
      <w:r>
        <w:rPr>
          <w:rFonts w:ascii="Times New Roman" w:hAnsi="Times New Roman" w:cs="Times New Roman" w:hint="eastAsia"/>
          <w:sz w:val="24"/>
          <w:szCs w:val="24"/>
        </w:rPr>
        <w:t>Fi</w:t>
      </w:r>
      <w:r>
        <w:rPr>
          <w:rFonts w:ascii="Times New Roman" w:hAnsi="Times New Roman" w:cs="Times New Roman"/>
          <w:sz w:val="24"/>
          <w:szCs w:val="24"/>
        </w:rPr>
        <w:t xml:space="preserve">gure 2(a) and (b) shows that </w:t>
      </w:r>
      <w:r w:rsidR="0085338C">
        <w:rPr>
          <w:rFonts w:ascii="Times New Roman" w:hAnsi="Times New Roman" w:cs="Times New Roman"/>
          <w:sz w:val="24"/>
          <w:szCs w:val="24"/>
        </w:rPr>
        <w:t xml:space="preserve">for </w:t>
      </w:r>
      <w:r>
        <w:rPr>
          <w:rFonts w:ascii="Times New Roman" w:hAnsi="Times New Roman" w:cs="Times New Roman"/>
          <w:sz w:val="24"/>
          <w:szCs w:val="24"/>
        </w:rPr>
        <w:t xml:space="preserve">all the SAMs </w:t>
      </w:r>
      <w:r w:rsidR="0085338C">
        <w:rPr>
          <w:rFonts w:ascii="Times New Roman" w:hAnsi="Times New Roman" w:cs="Times New Roman"/>
          <w:sz w:val="24"/>
          <w:szCs w:val="24"/>
        </w:rPr>
        <w:t xml:space="preserve">in this study, a characteristic ferrocene </w:t>
      </w:r>
      <w:r w:rsidR="0096177B">
        <w:rPr>
          <w:rFonts w:ascii="Times New Roman" w:hAnsi="Times New Roman" w:cs="Times New Roman"/>
          <w:sz w:val="24"/>
          <w:szCs w:val="24"/>
        </w:rPr>
        <w:t>redox</w:t>
      </w:r>
      <w:r w:rsidR="0085338C">
        <w:rPr>
          <w:rFonts w:ascii="Times New Roman" w:hAnsi="Times New Roman" w:cs="Times New Roman"/>
          <w:sz w:val="24"/>
          <w:szCs w:val="24"/>
        </w:rPr>
        <w:t xml:space="preserve"> wave </w:t>
      </w:r>
      <w:r w:rsidR="00713CA1">
        <w:rPr>
          <w:rFonts w:ascii="Times New Roman" w:hAnsi="Times New Roman" w:cs="Times New Roman"/>
          <w:sz w:val="24"/>
          <w:szCs w:val="24"/>
        </w:rPr>
        <w:t>is present</w:t>
      </w:r>
      <w:r w:rsidR="0096177B">
        <w:rPr>
          <w:rFonts w:ascii="Times New Roman" w:hAnsi="Times New Roman" w:cs="Times New Roman"/>
          <w:sz w:val="24"/>
          <w:szCs w:val="24"/>
        </w:rPr>
        <w:t xml:space="preserve"> at 0</w:t>
      </w:r>
      <w:commentRangeStart w:id="32"/>
      <w:r w:rsidR="0096177B">
        <w:rPr>
          <w:rFonts w:ascii="Times New Roman" w:hAnsi="Times New Roman" w:cs="Times New Roman"/>
          <w:sz w:val="24"/>
          <w:szCs w:val="24"/>
        </w:rPr>
        <w:t>.4-0.5 V</w:t>
      </w:r>
      <w:commentRangeEnd w:id="32"/>
      <w:r w:rsidR="00D30067">
        <w:rPr>
          <w:rStyle w:val="CommentReference"/>
        </w:rPr>
        <w:commentReference w:id="32"/>
      </w:r>
      <w:r w:rsidR="00713CA1">
        <w:rPr>
          <w:rFonts w:ascii="Times New Roman" w:hAnsi="Times New Roman" w:cs="Times New Roman"/>
          <w:sz w:val="24"/>
          <w:szCs w:val="24"/>
        </w:rPr>
        <w:t xml:space="preserve">. </w:t>
      </w:r>
      <w:r w:rsidR="007D55AA">
        <w:rPr>
          <w:rFonts w:ascii="Times New Roman" w:hAnsi="Times New Roman" w:cs="Times New Roman"/>
          <w:sz w:val="24"/>
          <w:szCs w:val="24"/>
        </w:rPr>
        <w:t xml:space="preserve">The peak deconvolution in </w:t>
      </w:r>
      <w:r w:rsidR="00551B6D">
        <w:rPr>
          <w:rFonts w:ascii="Times New Roman" w:hAnsi="Times New Roman" w:cs="Times New Roman"/>
          <w:sz w:val="24"/>
          <w:szCs w:val="24"/>
        </w:rPr>
        <w:t xml:space="preserve">Figure 2(c) and (d) </w:t>
      </w:r>
      <w:r w:rsidR="00A21A2F">
        <w:rPr>
          <w:rFonts w:ascii="Times New Roman" w:hAnsi="Times New Roman" w:cs="Times New Roman"/>
          <w:sz w:val="24"/>
          <w:szCs w:val="24"/>
        </w:rPr>
        <w:t xml:space="preserve">shows </w:t>
      </w:r>
      <w:r w:rsidR="00D73787">
        <w:rPr>
          <w:rFonts w:ascii="Times New Roman" w:hAnsi="Times New Roman" w:cs="Times New Roman"/>
          <w:sz w:val="24"/>
          <w:szCs w:val="24"/>
        </w:rPr>
        <w:t xml:space="preserve">that for all SAMs, </w:t>
      </w:r>
      <w:r w:rsidR="007D55AA">
        <w:rPr>
          <w:rFonts w:ascii="Times New Roman" w:hAnsi="Times New Roman" w:cs="Times New Roman"/>
          <w:sz w:val="24"/>
          <w:szCs w:val="24"/>
        </w:rPr>
        <w:t>there is a main peak represent</w:t>
      </w:r>
      <w:r w:rsidR="00467688">
        <w:rPr>
          <w:rFonts w:ascii="Times New Roman" w:hAnsi="Times New Roman" w:cs="Times New Roman"/>
          <w:sz w:val="24"/>
          <w:szCs w:val="24"/>
        </w:rPr>
        <w:t xml:space="preserve">ing the </w:t>
      </w:r>
      <w:r w:rsidR="0038519B">
        <w:rPr>
          <w:rFonts w:ascii="Times New Roman" w:hAnsi="Times New Roman" w:cs="Times New Roman"/>
          <w:sz w:val="24"/>
          <w:szCs w:val="24"/>
        </w:rPr>
        <w:t xml:space="preserve">Fc groups in a </w:t>
      </w:r>
      <w:r w:rsidR="00467688">
        <w:rPr>
          <w:rFonts w:ascii="Times New Roman" w:hAnsi="Times New Roman" w:cs="Times New Roman"/>
          <w:sz w:val="24"/>
          <w:szCs w:val="24"/>
        </w:rPr>
        <w:t xml:space="preserve">well-packed </w:t>
      </w:r>
      <w:r w:rsidR="0038519B">
        <w:rPr>
          <w:rFonts w:ascii="Times New Roman" w:hAnsi="Times New Roman" w:cs="Times New Roman"/>
          <w:sz w:val="24"/>
          <w:szCs w:val="24"/>
        </w:rPr>
        <w:t xml:space="preserve">SAM, and a small peak </w:t>
      </w:r>
      <w:r w:rsidR="001D6089">
        <w:rPr>
          <w:rFonts w:ascii="Times New Roman" w:hAnsi="Times New Roman" w:cs="Times New Roman"/>
          <w:sz w:val="24"/>
          <w:szCs w:val="24"/>
        </w:rPr>
        <w:t xml:space="preserve">likely </w:t>
      </w:r>
      <w:r w:rsidR="00253B0F">
        <w:rPr>
          <w:rFonts w:ascii="Times New Roman" w:hAnsi="Times New Roman" w:cs="Times New Roman"/>
          <w:sz w:val="24"/>
          <w:szCs w:val="24"/>
        </w:rPr>
        <w:t>comes from</w:t>
      </w:r>
      <w:r w:rsidR="001D6089">
        <w:rPr>
          <w:rFonts w:ascii="Times New Roman" w:hAnsi="Times New Roman" w:cs="Times New Roman"/>
          <w:sz w:val="24"/>
          <w:szCs w:val="24"/>
        </w:rPr>
        <w:t xml:space="preserve"> </w:t>
      </w:r>
      <w:r w:rsidR="001E3A66">
        <w:rPr>
          <w:rFonts w:ascii="Times New Roman" w:hAnsi="Times New Roman" w:cs="Times New Roman"/>
          <w:sz w:val="24"/>
          <w:szCs w:val="24"/>
        </w:rPr>
        <w:t xml:space="preserve">the </w:t>
      </w:r>
      <w:proofErr w:type="spellStart"/>
      <w:r w:rsidR="001E3A66">
        <w:rPr>
          <w:rFonts w:ascii="Times New Roman" w:hAnsi="Times New Roman" w:cs="Times New Roman"/>
          <w:sz w:val="24"/>
          <w:szCs w:val="24"/>
        </w:rPr>
        <w:t>physiso</w:t>
      </w:r>
      <w:r w:rsidR="00253B0F">
        <w:rPr>
          <w:rFonts w:ascii="Times New Roman" w:hAnsi="Times New Roman" w:cs="Times New Roman"/>
          <w:sz w:val="24"/>
          <w:szCs w:val="24"/>
        </w:rPr>
        <w:t>rbed</w:t>
      </w:r>
      <w:proofErr w:type="spellEnd"/>
      <w:r w:rsidR="00253B0F">
        <w:rPr>
          <w:rFonts w:ascii="Times New Roman" w:hAnsi="Times New Roman" w:cs="Times New Roman"/>
          <w:sz w:val="24"/>
          <w:szCs w:val="24"/>
        </w:rPr>
        <w:t xml:space="preserve"> molecules. </w:t>
      </w:r>
      <w:r w:rsidR="00255EE9">
        <w:rPr>
          <w:rFonts w:ascii="Times New Roman" w:hAnsi="Times New Roman" w:cs="Times New Roman"/>
          <w:sz w:val="24"/>
          <w:szCs w:val="24"/>
        </w:rPr>
        <w:t>In Figure 2(e) and (f), we can observe</w:t>
      </w:r>
      <w:r w:rsidR="00654A4B">
        <w:rPr>
          <w:rFonts w:ascii="Times New Roman" w:hAnsi="Times New Roman" w:cs="Times New Roman"/>
          <w:sz w:val="24"/>
          <w:szCs w:val="24"/>
        </w:rPr>
        <w:t xml:space="preserve"> higher percentage of the main peak </w:t>
      </w:r>
      <w:r w:rsidR="00453FB1">
        <w:rPr>
          <w:rFonts w:ascii="Times New Roman" w:hAnsi="Times New Roman" w:cs="Times New Roman"/>
          <w:sz w:val="24"/>
          <w:szCs w:val="24"/>
        </w:rPr>
        <w:t xml:space="preserve">up to more than 95% </w:t>
      </w:r>
      <w:r w:rsidR="00654A4B">
        <w:rPr>
          <w:rFonts w:ascii="Times New Roman" w:hAnsi="Times New Roman" w:cs="Times New Roman"/>
          <w:sz w:val="24"/>
          <w:szCs w:val="24"/>
        </w:rPr>
        <w:t>with</w:t>
      </w:r>
      <w:r w:rsidR="007D55AA">
        <w:rPr>
          <w:rFonts w:ascii="Times New Roman" w:hAnsi="Times New Roman" w:cs="Times New Roman"/>
          <w:sz w:val="24"/>
          <w:szCs w:val="24"/>
        </w:rPr>
        <w:t xml:space="preserve"> </w:t>
      </w:r>
      <w:r w:rsidR="00052ED4">
        <w:rPr>
          <w:rFonts w:ascii="Times New Roman" w:hAnsi="Times New Roman" w:cs="Times New Roman"/>
          <w:sz w:val="24"/>
          <w:szCs w:val="24"/>
        </w:rPr>
        <w:t>the</w:t>
      </w:r>
      <w:r w:rsidR="007D55AA">
        <w:rPr>
          <w:rFonts w:ascii="Times New Roman" w:hAnsi="Times New Roman" w:cs="Times New Roman"/>
          <w:sz w:val="24"/>
          <w:szCs w:val="24"/>
        </w:rPr>
        <w:t xml:space="preserve"> </w:t>
      </w:r>
      <w:r w:rsidR="00435E80">
        <w:rPr>
          <w:rFonts w:ascii="Times New Roman" w:hAnsi="Times New Roman" w:cs="Times New Roman"/>
          <w:sz w:val="24"/>
          <w:szCs w:val="24"/>
        </w:rPr>
        <w:t xml:space="preserve">increasing number of </w:t>
      </w:r>
      <w:r w:rsidR="00551B6D">
        <w:rPr>
          <w:rFonts w:ascii="Times New Roman" w:hAnsi="Times New Roman" w:cs="Times New Roman"/>
          <w:sz w:val="24"/>
          <w:szCs w:val="24"/>
        </w:rPr>
        <w:t>OPE</w:t>
      </w:r>
      <w:r w:rsidR="00435E80">
        <w:rPr>
          <w:rFonts w:ascii="Times New Roman" w:hAnsi="Times New Roman" w:cs="Times New Roman"/>
          <w:sz w:val="24"/>
          <w:szCs w:val="24"/>
        </w:rPr>
        <w:t xml:space="preserve"> units</w:t>
      </w:r>
      <w:r w:rsidR="00453FB1">
        <w:rPr>
          <w:rFonts w:ascii="Times New Roman" w:hAnsi="Times New Roman" w:cs="Times New Roman"/>
          <w:sz w:val="24"/>
          <w:szCs w:val="24"/>
        </w:rPr>
        <w:t xml:space="preserve">, </w:t>
      </w:r>
      <w:r w:rsidR="002E7F88">
        <w:rPr>
          <w:rFonts w:ascii="Times New Roman" w:hAnsi="Times New Roman" w:cs="Times New Roman"/>
          <w:sz w:val="24"/>
          <w:szCs w:val="24"/>
        </w:rPr>
        <w:t xml:space="preserve">indicating the </w:t>
      </w:r>
      <w:r w:rsidR="00120001">
        <w:rPr>
          <w:rFonts w:ascii="Times New Roman" w:hAnsi="Times New Roman" w:cs="Times New Roman"/>
          <w:sz w:val="24"/>
          <w:szCs w:val="24"/>
        </w:rPr>
        <w:t xml:space="preserve">longer </w:t>
      </w:r>
      <w:r w:rsidR="002E7F88">
        <w:rPr>
          <w:rFonts w:ascii="Times New Roman" w:hAnsi="Times New Roman" w:cs="Times New Roman"/>
          <w:sz w:val="24"/>
          <w:szCs w:val="24"/>
        </w:rPr>
        <w:t xml:space="preserve">molecules </w:t>
      </w:r>
      <w:r w:rsidR="0042031D">
        <w:rPr>
          <w:rFonts w:ascii="Times New Roman" w:hAnsi="Times New Roman" w:cs="Times New Roman"/>
          <w:sz w:val="24"/>
          <w:szCs w:val="24"/>
        </w:rPr>
        <w:t xml:space="preserve">pack in a more uniform manner. </w:t>
      </w:r>
      <w:r w:rsidR="00B8494A">
        <w:rPr>
          <w:rFonts w:ascii="Times New Roman" w:hAnsi="Times New Roman" w:cs="Times New Roman"/>
          <w:sz w:val="24"/>
          <w:szCs w:val="24"/>
        </w:rPr>
        <w:t xml:space="preserve">We </w:t>
      </w:r>
      <w:r w:rsidR="003E4E9C">
        <w:rPr>
          <w:rFonts w:ascii="Times New Roman" w:hAnsi="Times New Roman" w:cs="Times New Roman"/>
          <w:sz w:val="24"/>
          <w:szCs w:val="24"/>
        </w:rPr>
        <w:t xml:space="preserve">attribute this phenomenon to the </w:t>
      </w:r>
      <w:r w:rsidR="00470560">
        <w:rPr>
          <w:rFonts w:ascii="Times New Roman" w:hAnsi="Times New Roman" w:cs="Times New Roman"/>
          <w:sz w:val="24"/>
          <w:szCs w:val="24"/>
        </w:rPr>
        <w:t>stronger</w:t>
      </w:r>
      <w:r w:rsidR="003E4E9C">
        <w:rPr>
          <w:rFonts w:ascii="Times New Roman" w:hAnsi="Times New Roman" w:cs="Times New Roman"/>
          <w:sz w:val="24"/>
          <w:szCs w:val="24"/>
        </w:rPr>
        <w:t xml:space="preserve"> </w:t>
      </w:r>
      <w:r w:rsidR="00470560">
        <w:rPr>
          <w:rFonts w:ascii="Times New Roman" w:hAnsi="Times New Roman" w:cs="Times New Roman"/>
          <w:sz w:val="24"/>
          <w:szCs w:val="24"/>
        </w:rPr>
        <w:t xml:space="preserve">π-π </w:t>
      </w:r>
      <w:r w:rsidR="0071797C">
        <w:rPr>
          <w:rFonts w:ascii="Times New Roman" w:hAnsi="Times New Roman" w:cs="Times New Roman"/>
          <w:sz w:val="24"/>
          <w:szCs w:val="24"/>
        </w:rPr>
        <w:t xml:space="preserve">intermolecular interaction between the </w:t>
      </w:r>
      <w:r w:rsidR="00470560">
        <w:rPr>
          <w:rFonts w:ascii="Times New Roman" w:hAnsi="Times New Roman" w:cs="Times New Roman"/>
          <w:sz w:val="24"/>
          <w:szCs w:val="24"/>
        </w:rPr>
        <w:t>OPE</w:t>
      </w:r>
      <w:r w:rsidR="0071797C">
        <w:rPr>
          <w:rFonts w:ascii="Times New Roman" w:hAnsi="Times New Roman" w:cs="Times New Roman"/>
          <w:sz w:val="24"/>
          <w:szCs w:val="24"/>
        </w:rPr>
        <w:t xml:space="preserve"> units. </w:t>
      </w:r>
    </w:p>
    <w:p w14:paraId="0B6938ED" w14:textId="1DCEE691" w:rsidR="00F94A25" w:rsidRDefault="00F94A25" w:rsidP="009F2612">
      <w:pPr>
        <w:pStyle w:val="ListParagraph"/>
        <w:numPr>
          <w:ilvl w:val="0"/>
          <w:numId w:val="6"/>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In addition, the </w:t>
      </w:r>
      <w:r w:rsidR="00B2273F">
        <w:rPr>
          <w:rFonts w:ascii="Times New Roman" w:hAnsi="Times New Roman" w:cs="Times New Roman"/>
          <w:sz w:val="24"/>
          <w:szCs w:val="24"/>
        </w:rPr>
        <w:t>full width at half maximum (FWHM) value</w:t>
      </w:r>
      <w:r w:rsidR="00AE4C59">
        <w:rPr>
          <w:rFonts w:ascii="Times New Roman" w:hAnsi="Times New Roman" w:cs="Times New Roman"/>
          <w:sz w:val="24"/>
          <w:szCs w:val="24"/>
        </w:rPr>
        <w:t>s</w:t>
      </w:r>
      <w:r w:rsidR="00B2273F">
        <w:rPr>
          <w:rFonts w:ascii="Times New Roman" w:hAnsi="Times New Roman" w:cs="Times New Roman"/>
          <w:sz w:val="24"/>
          <w:szCs w:val="24"/>
        </w:rPr>
        <w:t xml:space="preserve"> for the </w:t>
      </w:r>
      <w:r w:rsidR="00344083">
        <w:rPr>
          <w:rFonts w:ascii="Times New Roman" w:hAnsi="Times New Roman" w:cs="Times New Roman"/>
          <w:sz w:val="24"/>
          <w:szCs w:val="24"/>
        </w:rPr>
        <w:t>main anodic peak</w:t>
      </w:r>
      <w:r w:rsidR="00B2273F">
        <w:rPr>
          <w:rFonts w:ascii="Times New Roman" w:hAnsi="Times New Roman" w:cs="Times New Roman"/>
          <w:sz w:val="24"/>
          <w:szCs w:val="24"/>
        </w:rPr>
        <w:t xml:space="preserve"> </w:t>
      </w:r>
      <w:r w:rsidR="00AE4C59">
        <w:rPr>
          <w:rFonts w:ascii="Times New Roman" w:hAnsi="Times New Roman" w:cs="Times New Roman"/>
          <w:sz w:val="24"/>
          <w:szCs w:val="24"/>
        </w:rPr>
        <w:t>are</w:t>
      </w:r>
      <w:r w:rsidR="00B2273F">
        <w:rPr>
          <w:rFonts w:ascii="Times New Roman" w:hAnsi="Times New Roman" w:cs="Times New Roman"/>
          <w:sz w:val="24"/>
          <w:szCs w:val="24"/>
        </w:rPr>
        <w:t xml:space="preserve"> </w:t>
      </w:r>
      <w:commentRangeStart w:id="33"/>
      <w:r w:rsidR="00AE4C59">
        <w:rPr>
          <w:rFonts w:ascii="Times New Roman" w:hAnsi="Times New Roman" w:cs="Times New Roman"/>
          <w:sz w:val="24"/>
          <w:szCs w:val="24"/>
        </w:rPr>
        <w:t xml:space="preserve">~130 </w:t>
      </w:r>
      <w:proofErr w:type="spellStart"/>
      <w:r w:rsidR="00AE4C59">
        <w:rPr>
          <w:rFonts w:ascii="Times New Roman" w:hAnsi="Times New Roman" w:cs="Times New Roman"/>
          <w:sz w:val="24"/>
          <w:szCs w:val="24"/>
        </w:rPr>
        <w:t>meV</w:t>
      </w:r>
      <w:proofErr w:type="spellEnd"/>
      <w:r w:rsidR="00AE4C59">
        <w:rPr>
          <w:rFonts w:ascii="Times New Roman" w:hAnsi="Times New Roman" w:cs="Times New Roman"/>
          <w:sz w:val="24"/>
          <w:szCs w:val="24"/>
        </w:rPr>
        <w:t xml:space="preserve"> for </w:t>
      </w:r>
      <w:proofErr w:type="spellStart"/>
      <w:r w:rsidR="00AE4C59">
        <w:rPr>
          <w:rFonts w:ascii="Times New Roman" w:hAnsi="Times New Roman" w:cs="Times New Roman"/>
          <w:sz w:val="24"/>
          <w:szCs w:val="24"/>
        </w:rPr>
        <w:t>OPEn</w:t>
      </w:r>
      <w:proofErr w:type="spellEnd"/>
      <w:r w:rsidR="00AE4C59">
        <w:rPr>
          <w:rFonts w:ascii="Times New Roman" w:hAnsi="Times New Roman" w:cs="Times New Roman"/>
          <w:sz w:val="24"/>
          <w:szCs w:val="24"/>
        </w:rPr>
        <w:t xml:space="preserve"> and ~210 </w:t>
      </w:r>
      <w:proofErr w:type="spellStart"/>
      <w:r w:rsidR="00AE4C59">
        <w:rPr>
          <w:rFonts w:ascii="Times New Roman" w:hAnsi="Times New Roman" w:cs="Times New Roman"/>
          <w:sz w:val="24"/>
          <w:szCs w:val="24"/>
        </w:rPr>
        <w:t>meV</w:t>
      </w:r>
      <w:proofErr w:type="spellEnd"/>
      <w:r w:rsidR="00AE4C59">
        <w:rPr>
          <w:rFonts w:ascii="Times New Roman" w:hAnsi="Times New Roman" w:cs="Times New Roman"/>
          <w:sz w:val="24"/>
          <w:szCs w:val="24"/>
        </w:rPr>
        <w:t xml:space="preserve"> for </w:t>
      </w:r>
      <w:proofErr w:type="spellStart"/>
      <w:r w:rsidR="00AE4C59">
        <w:rPr>
          <w:rFonts w:ascii="Times New Roman" w:hAnsi="Times New Roman" w:cs="Times New Roman"/>
          <w:sz w:val="24"/>
          <w:szCs w:val="24"/>
        </w:rPr>
        <w:t>OPEnC</w:t>
      </w:r>
      <w:commentRangeEnd w:id="33"/>
      <w:proofErr w:type="spellEnd"/>
      <w:r w:rsidR="00D30067">
        <w:rPr>
          <w:rStyle w:val="CommentReference"/>
        </w:rPr>
        <w:commentReference w:id="33"/>
      </w:r>
      <w:r w:rsidR="00AE4C59">
        <w:rPr>
          <w:rFonts w:ascii="Times New Roman" w:hAnsi="Times New Roman" w:cs="Times New Roman"/>
          <w:sz w:val="24"/>
          <w:szCs w:val="24"/>
        </w:rPr>
        <w:t xml:space="preserve">. </w:t>
      </w:r>
      <w:r w:rsidR="009840A2">
        <w:rPr>
          <w:rFonts w:ascii="Times New Roman" w:hAnsi="Times New Roman" w:cs="Times New Roman"/>
          <w:sz w:val="24"/>
          <w:szCs w:val="24"/>
        </w:rPr>
        <w:t xml:space="preserve">The FWHM for SAMs are determined by the </w:t>
      </w:r>
      <w:r w:rsidR="0020440F">
        <w:rPr>
          <w:rFonts w:ascii="Times New Roman" w:hAnsi="Times New Roman" w:cs="Times New Roman"/>
          <w:sz w:val="24"/>
          <w:szCs w:val="24"/>
        </w:rPr>
        <w:t xml:space="preserve">electrostatic interaction between each molecule in the redox process. </w:t>
      </w:r>
      <w:commentRangeStart w:id="34"/>
      <w:r w:rsidR="00D2782B">
        <w:rPr>
          <w:rFonts w:ascii="Times New Roman" w:hAnsi="Times New Roman" w:cs="Times New Roman"/>
          <w:sz w:val="24"/>
          <w:szCs w:val="24"/>
        </w:rPr>
        <w:t xml:space="preserve">The larger FWHM </w:t>
      </w:r>
      <w:r w:rsidR="00C71B9E">
        <w:rPr>
          <w:rFonts w:ascii="Times New Roman" w:hAnsi="Times New Roman" w:cs="Times New Roman"/>
          <w:sz w:val="24"/>
          <w:szCs w:val="24"/>
        </w:rPr>
        <w:t xml:space="preserve">values </w:t>
      </w:r>
      <w:r w:rsidR="00D2782B">
        <w:rPr>
          <w:rFonts w:ascii="Times New Roman" w:hAnsi="Times New Roman" w:cs="Times New Roman"/>
          <w:sz w:val="24"/>
          <w:szCs w:val="24"/>
        </w:rPr>
        <w:t xml:space="preserve">in </w:t>
      </w:r>
      <w:r w:rsidR="00C71B9E">
        <w:rPr>
          <w:rFonts w:ascii="Times New Roman" w:hAnsi="Times New Roman" w:cs="Times New Roman"/>
          <w:sz w:val="24"/>
          <w:szCs w:val="24"/>
        </w:rPr>
        <w:t>SAMs of</w:t>
      </w:r>
      <w:commentRangeStart w:id="35"/>
      <w:commentRangeStart w:id="36"/>
      <w:r w:rsidR="00C71B9E">
        <w:rPr>
          <w:rFonts w:ascii="Times New Roman" w:hAnsi="Times New Roman" w:cs="Times New Roman"/>
          <w:sz w:val="24"/>
          <w:szCs w:val="24"/>
        </w:rPr>
        <w:t xml:space="preserve"> </w:t>
      </w:r>
      <w:proofErr w:type="spellStart"/>
      <w:r w:rsidR="00D2782B">
        <w:rPr>
          <w:rFonts w:ascii="Times New Roman" w:hAnsi="Times New Roman" w:cs="Times New Roman"/>
          <w:sz w:val="24"/>
          <w:szCs w:val="24"/>
        </w:rPr>
        <w:t>OPEnC</w:t>
      </w:r>
      <w:proofErr w:type="spellEnd"/>
      <w:r w:rsidR="00D2782B">
        <w:rPr>
          <w:rFonts w:ascii="Times New Roman" w:hAnsi="Times New Roman" w:cs="Times New Roman"/>
          <w:sz w:val="24"/>
          <w:szCs w:val="24"/>
        </w:rPr>
        <w:t xml:space="preserve"> als</w:t>
      </w:r>
      <w:commentRangeEnd w:id="35"/>
      <w:r w:rsidR="00A26BB9">
        <w:rPr>
          <w:rStyle w:val="CommentReference"/>
        </w:rPr>
        <w:commentReference w:id="35"/>
      </w:r>
      <w:commentRangeEnd w:id="36"/>
      <w:r w:rsidR="002B2F75">
        <w:rPr>
          <w:rStyle w:val="CommentReference"/>
        </w:rPr>
        <w:commentReference w:id="36"/>
      </w:r>
      <w:r w:rsidR="00D2782B">
        <w:rPr>
          <w:rFonts w:ascii="Times New Roman" w:hAnsi="Times New Roman" w:cs="Times New Roman"/>
          <w:sz w:val="24"/>
          <w:szCs w:val="24"/>
        </w:rPr>
        <w:t xml:space="preserve">o suggest that </w:t>
      </w:r>
      <w:r w:rsidR="00C71B9E">
        <w:rPr>
          <w:rFonts w:ascii="Times New Roman" w:hAnsi="Times New Roman" w:cs="Times New Roman"/>
          <w:sz w:val="24"/>
          <w:szCs w:val="24"/>
        </w:rPr>
        <w:t xml:space="preserve">the </w:t>
      </w:r>
      <w:r w:rsidR="008C43C6">
        <w:rPr>
          <w:rFonts w:ascii="Times New Roman" w:hAnsi="Times New Roman" w:cs="Times New Roman"/>
          <w:sz w:val="24"/>
          <w:szCs w:val="24"/>
        </w:rPr>
        <w:t>molecules are closer to each other and have stronger repulsion when the ferrocene group are charged</w:t>
      </w:r>
      <w:r w:rsidR="00172C91">
        <w:rPr>
          <w:rFonts w:ascii="Times New Roman" w:hAnsi="Times New Roman" w:cs="Times New Roman"/>
          <w:sz w:val="24"/>
          <w:szCs w:val="24"/>
        </w:rPr>
        <w:t xml:space="preserve"> in the cyclic voltammetry process.</w:t>
      </w:r>
      <w:r w:rsidR="00BC2E7C">
        <w:rPr>
          <w:rFonts w:ascii="Times New Roman" w:hAnsi="Times New Roman" w:cs="Times New Roman"/>
          <w:sz w:val="24"/>
          <w:szCs w:val="24"/>
        </w:rPr>
        <w:t xml:space="preserve"> </w:t>
      </w:r>
      <w:commentRangeEnd w:id="34"/>
      <w:r w:rsidR="00A80298">
        <w:rPr>
          <w:rStyle w:val="CommentReference"/>
        </w:rPr>
        <w:commentReference w:id="34"/>
      </w:r>
      <w:commentRangeStart w:id="37"/>
      <w:r w:rsidR="00BC2E7C">
        <w:rPr>
          <w:rFonts w:ascii="Times New Roman" w:hAnsi="Times New Roman" w:cs="Times New Roman"/>
          <w:sz w:val="24"/>
          <w:szCs w:val="24"/>
        </w:rPr>
        <w:t xml:space="preserve">We believe the </w:t>
      </w:r>
      <w:r w:rsidR="003D0418">
        <w:rPr>
          <w:rFonts w:ascii="Times New Roman" w:hAnsi="Times New Roman" w:cs="Times New Roman"/>
          <w:sz w:val="24"/>
          <w:szCs w:val="24"/>
        </w:rPr>
        <w:t>CH2 unit</w:t>
      </w:r>
      <w:r w:rsidR="00083E24">
        <w:rPr>
          <w:rFonts w:ascii="Times New Roman" w:hAnsi="Times New Roman" w:cs="Times New Roman"/>
          <w:sz w:val="24"/>
          <w:szCs w:val="24"/>
        </w:rPr>
        <w:t>s</w:t>
      </w:r>
      <w:r w:rsidR="003D0418">
        <w:rPr>
          <w:rFonts w:ascii="Times New Roman" w:hAnsi="Times New Roman" w:cs="Times New Roman"/>
          <w:sz w:val="24"/>
          <w:szCs w:val="24"/>
        </w:rPr>
        <w:t xml:space="preserve"> weaken the </w:t>
      </w:r>
      <w:r w:rsidR="00CD3591">
        <w:rPr>
          <w:rFonts w:ascii="Times New Roman" w:hAnsi="Times New Roman" w:cs="Times New Roman"/>
          <w:sz w:val="24"/>
          <w:szCs w:val="24"/>
        </w:rPr>
        <w:t>Van Der Waals interaction between OPE and metal</w:t>
      </w:r>
      <w:r w:rsidR="00083E24">
        <w:rPr>
          <w:rFonts w:ascii="Times New Roman" w:hAnsi="Times New Roman" w:cs="Times New Roman"/>
          <w:sz w:val="24"/>
          <w:szCs w:val="24"/>
        </w:rPr>
        <w:t>s and give more freedom for the molecules to pack</w:t>
      </w:r>
      <w:r w:rsidR="00D35C70">
        <w:rPr>
          <w:rFonts w:ascii="Times New Roman" w:hAnsi="Times New Roman" w:cs="Times New Roman"/>
          <w:sz w:val="24"/>
          <w:szCs w:val="24"/>
        </w:rPr>
        <w:t xml:space="preserve"> into monolayers</w:t>
      </w:r>
      <w:commentRangeEnd w:id="37"/>
      <w:r w:rsidR="00A80298">
        <w:rPr>
          <w:rStyle w:val="CommentReference"/>
        </w:rPr>
        <w:commentReference w:id="37"/>
      </w:r>
      <w:r w:rsidR="00D35C70">
        <w:rPr>
          <w:rFonts w:ascii="Times New Roman" w:hAnsi="Times New Roman" w:cs="Times New Roman"/>
          <w:sz w:val="24"/>
          <w:szCs w:val="24"/>
        </w:rPr>
        <w:t>.</w:t>
      </w:r>
    </w:p>
    <w:p w14:paraId="25700D63" w14:textId="7989FB93" w:rsidR="009962D4" w:rsidRDefault="009962D4" w:rsidP="009962D4">
      <w:pPr>
        <w:spacing w:line="480" w:lineRule="auto"/>
        <w:rPr>
          <w:rFonts w:ascii="Times New Roman" w:hAnsi="Times New Roman" w:cs="Times New Roman"/>
          <w:sz w:val="24"/>
          <w:szCs w:val="24"/>
        </w:rPr>
      </w:pPr>
    </w:p>
    <w:p w14:paraId="3D8541EB" w14:textId="7AE5B507" w:rsidR="009962D4" w:rsidRPr="009962D4" w:rsidRDefault="009962D4" w:rsidP="009962D4">
      <w:pPr>
        <w:spacing w:line="480" w:lineRule="auto"/>
        <w:rPr>
          <w:rFonts w:ascii="Times New Roman" w:hAnsi="Times New Roman" w:cs="Times New Roman"/>
          <w:i/>
          <w:iCs/>
          <w:sz w:val="24"/>
          <w:szCs w:val="24"/>
        </w:rPr>
      </w:pPr>
      <w:r w:rsidRPr="009962D4">
        <w:rPr>
          <w:rFonts w:ascii="Times New Roman" w:hAnsi="Times New Roman" w:cs="Times New Roman"/>
          <w:i/>
          <w:iCs/>
          <w:sz w:val="24"/>
          <w:szCs w:val="24"/>
        </w:rPr>
        <w:t>Electrical Characterisation</w:t>
      </w:r>
    </w:p>
    <w:p w14:paraId="63806F47" w14:textId="1150E309" w:rsidR="00CC3083" w:rsidRPr="0047388F" w:rsidRDefault="009962D4" w:rsidP="0047388F">
      <w:pPr>
        <w:pStyle w:val="ListParagraph"/>
        <w:numPr>
          <w:ilvl w:val="0"/>
          <w:numId w:val="25"/>
        </w:numPr>
        <w:spacing w:line="480" w:lineRule="auto"/>
        <w:rPr>
          <w:rFonts w:ascii="Times New Roman" w:hAnsi="Times New Roman" w:cs="Times New Roman"/>
          <w:sz w:val="24"/>
          <w:szCs w:val="24"/>
        </w:rPr>
      </w:pPr>
      <w:r w:rsidRPr="0047388F">
        <w:rPr>
          <w:rFonts w:ascii="Times New Roman" w:hAnsi="Times New Roman" w:cs="Times New Roman"/>
          <w:sz w:val="24"/>
          <w:szCs w:val="24"/>
        </w:rPr>
        <w:t xml:space="preserve">Cone-shaped tips of </w:t>
      </w:r>
      <w:proofErr w:type="spellStart"/>
      <w:r w:rsidRPr="0047388F">
        <w:rPr>
          <w:rFonts w:ascii="Times New Roman" w:hAnsi="Times New Roman" w:cs="Times New Roman"/>
          <w:sz w:val="24"/>
          <w:szCs w:val="24"/>
        </w:rPr>
        <w:t>GaOx</w:t>
      </w:r>
      <w:proofErr w:type="spellEnd"/>
      <w:r w:rsidRPr="0047388F">
        <w:rPr>
          <w:rFonts w:ascii="Times New Roman" w:hAnsi="Times New Roman" w:cs="Times New Roman"/>
          <w:sz w:val="24"/>
          <w:szCs w:val="24"/>
        </w:rPr>
        <w:t>/</w:t>
      </w:r>
      <w:proofErr w:type="spellStart"/>
      <w:r w:rsidRPr="0047388F">
        <w:rPr>
          <w:rFonts w:ascii="Times New Roman" w:hAnsi="Times New Roman" w:cs="Times New Roman"/>
          <w:sz w:val="24"/>
          <w:szCs w:val="24"/>
        </w:rPr>
        <w:t>EGaIn</w:t>
      </w:r>
      <w:proofErr w:type="spellEnd"/>
      <w:r w:rsidRPr="0047388F">
        <w:rPr>
          <w:rFonts w:ascii="Times New Roman" w:hAnsi="Times New Roman" w:cs="Times New Roman"/>
          <w:sz w:val="24"/>
          <w:szCs w:val="24"/>
        </w:rPr>
        <w:t xml:space="preserve"> were fabricated following previously reported method and used as the top electrode to </w:t>
      </w:r>
      <w:r w:rsidR="0047388F" w:rsidRPr="0047388F">
        <w:rPr>
          <w:rFonts w:ascii="Times New Roman" w:hAnsi="Times New Roman" w:cs="Times New Roman"/>
          <w:sz w:val="24"/>
          <w:szCs w:val="24"/>
        </w:rPr>
        <w:t xml:space="preserve">make the SAM-based junctions. These junctions are stable in the bias window of -1 V to +1 V and give more than 90% yield of non-shorting junctions. </w:t>
      </w:r>
      <w:r w:rsidR="0047388F">
        <w:rPr>
          <w:rFonts w:ascii="Times New Roman" w:hAnsi="Times New Roman" w:cs="Times New Roman"/>
          <w:sz w:val="24"/>
          <w:szCs w:val="24"/>
        </w:rPr>
        <w:t xml:space="preserve">We fitted the histogram of current densities in log scale with a Gaussian </w:t>
      </w:r>
      <w:r w:rsidR="0047388F">
        <w:rPr>
          <w:rFonts w:ascii="Times New Roman" w:hAnsi="Times New Roman" w:cs="Times New Roman"/>
          <w:sz w:val="24"/>
          <w:szCs w:val="24"/>
        </w:rPr>
        <w:lastRenderedPageBreak/>
        <w:t>function and determined the log mean values &lt;log</w:t>
      </w:r>
      <w:r w:rsidR="0047388F" w:rsidRPr="009962D4">
        <w:rPr>
          <w:rFonts w:ascii="Times New Roman" w:hAnsi="Times New Roman" w:cs="Times New Roman"/>
          <w:sz w:val="24"/>
          <w:szCs w:val="24"/>
          <w:vertAlign w:val="subscript"/>
        </w:rPr>
        <w:t>10</w:t>
      </w:r>
      <w:r w:rsidR="0047388F">
        <w:rPr>
          <w:rFonts w:ascii="Times New Roman" w:hAnsi="Times New Roman" w:cs="Times New Roman"/>
          <w:sz w:val="24"/>
          <w:szCs w:val="24"/>
        </w:rPr>
        <w:t>|</w:t>
      </w:r>
      <w:r w:rsidR="0047388F" w:rsidRPr="009962D4">
        <w:rPr>
          <w:rFonts w:ascii="Times New Roman" w:hAnsi="Times New Roman" w:cs="Times New Roman"/>
          <w:i/>
          <w:iCs/>
          <w:sz w:val="24"/>
          <w:szCs w:val="24"/>
        </w:rPr>
        <w:t>J</w:t>
      </w:r>
      <w:r w:rsidR="0047388F">
        <w:rPr>
          <w:rFonts w:ascii="Times New Roman" w:hAnsi="Times New Roman" w:cs="Times New Roman"/>
          <w:sz w:val="24"/>
          <w:szCs w:val="24"/>
        </w:rPr>
        <w:t>|&gt;</w:t>
      </w:r>
      <w:r w:rsidR="0047388F" w:rsidRPr="009962D4">
        <w:rPr>
          <w:rFonts w:ascii="Times New Roman" w:hAnsi="Times New Roman" w:cs="Times New Roman"/>
          <w:sz w:val="24"/>
          <w:szCs w:val="24"/>
          <w:vertAlign w:val="subscript"/>
        </w:rPr>
        <w:t>G</w:t>
      </w:r>
      <w:r w:rsidR="0047388F">
        <w:rPr>
          <w:rFonts w:ascii="Times New Roman" w:hAnsi="Times New Roman" w:cs="Times New Roman"/>
          <w:sz w:val="24"/>
          <w:szCs w:val="24"/>
        </w:rPr>
        <w:t xml:space="preserve">. The 95% confidence interval was determined using the Z-test. The results are shown in Figure 3. </w:t>
      </w:r>
    </w:p>
    <w:p w14:paraId="6B00055B" w14:textId="79886129" w:rsidR="008F1C9C" w:rsidRDefault="00C15D52" w:rsidP="008F1C9C">
      <w:pPr>
        <w:spacing w:line="480" w:lineRule="auto"/>
        <w:rPr>
          <w:rFonts w:ascii="Times New Roman" w:hAnsi="Times New Roman" w:cs="Times New Roman"/>
          <w:sz w:val="24"/>
          <w:szCs w:val="24"/>
        </w:rPr>
      </w:pPr>
      <w:r>
        <w:rPr>
          <w:noProof/>
        </w:rPr>
        <w:drawing>
          <wp:inline distT="0" distB="0" distL="0" distR="0" wp14:anchorId="64009488" wp14:editId="19DEBE41">
            <wp:extent cx="5943600" cy="4738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38370"/>
                    </a:xfrm>
                    <a:prstGeom prst="rect">
                      <a:avLst/>
                    </a:prstGeom>
                    <a:noFill/>
                    <a:ln>
                      <a:noFill/>
                    </a:ln>
                  </pic:spPr>
                </pic:pic>
              </a:graphicData>
            </a:graphic>
          </wp:inline>
        </w:drawing>
      </w:r>
    </w:p>
    <w:p w14:paraId="2C4C57B0" w14:textId="6823649F" w:rsidR="002B1D26" w:rsidRDefault="00D5227D" w:rsidP="002B1D26">
      <w:pPr>
        <w:spacing w:line="480" w:lineRule="auto"/>
        <w:rPr>
          <w:ins w:id="38" w:author="Nijhuis, C.A. (TNW)" w:date="2021-02-23T17:35:00Z"/>
          <w:rFonts w:ascii="Times New Roman" w:hAnsi="Times New Roman" w:cs="Times New Roman"/>
          <w:sz w:val="24"/>
          <w:szCs w:val="24"/>
        </w:rPr>
      </w:pPr>
      <w:r>
        <w:rPr>
          <w:rFonts w:ascii="Times New Roman" w:hAnsi="Times New Roman" w:cs="Times New Roman"/>
          <w:sz w:val="24"/>
          <w:szCs w:val="24"/>
        </w:rPr>
        <w:t xml:space="preserve">Figure </w:t>
      </w:r>
      <w:r w:rsidR="00B84F0C">
        <w:rPr>
          <w:rFonts w:ascii="Times New Roman" w:hAnsi="Times New Roman" w:cs="Times New Roman"/>
          <w:sz w:val="24"/>
          <w:szCs w:val="24"/>
        </w:rPr>
        <w:t>3</w:t>
      </w:r>
      <w:r>
        <w:rPr>
          <w:rFonts w:ascii="Times New Roman" w:hAnsi="Times New Roman" w:cs="Times New Roman"/>
          <w:sz w:val="24"/>
          <w:szCs w:val="24"/>
        </w:rPr>
        <w:t xml:space="preserve">. </w:t>
      </w:r>
      <w:r w:rsidR="002B1D26" w:rsidRPr="002B1D26">
        <w:rPr>
          <w:rFonts w:ascii="Times New Roman" w:hAnsi="Times New Roman" w:cs="Times New Roman"/>
          <w:sz w:val="24"/>
          <w:szCs w:val="24"/>
        </w:rPr>
        <w:t xml:space="preserve">The </w:t>
      </w:r>
      <w:r w:rsidR="009962D4">
        <w:rPr>
          <w:rFonts w:ascii="Times New Roman" w:hAnsi="Times New Roman" w:cs="Times New Roman"/>
          <w:sz w:val="24"/>
          <w:szCs w:val="24"/>
        </w:rPr>
        <w:t>values of &lt;log</w:t>
      </w:r>
      <w:r w:rsidR="009962D4" w:rsidRPr="009962D4">
        <w:rPr>
          <w:rFonts w:ascii="Times New Roman" w:hAnsi="Times New Roman" w:cs="Times New Roman"/>
          <w:sz w:val="24"/>
          <w:szCs w:val="24"/>
          <w:vertAlign w:val="subscript"/>
        </w:rPr>
        <w:t>10</w:t>
      </w:r>
      <w:r w:rsidR="009962D4">
        <w:rPr>
          <w:rFonts w:ascii="Times New Roman" w:hAnsi="Times New Roman" w:cs="Times New Roman"/>
          <w:sz w:val="24"/>
          <w:szCs w:val="24"/>
        </w:rPr>
        <w:t>|</w:t>
      </w:r>
      <w:r w:rsidR="009962D4" w:rsidRPr="009962D4">
        <w:rPr>
          <w:rFonts w:ascii="Times New Roman" w:hAnsi="Times New Roman" w:cs="Times New Roman"/>
          <w:i/>
          <w:iCs/>
          <w:sz w:val="24"/>
          <w:szCs w:val="24"/>
        </w:rPr>
        <w:t>J</w:t>
      </w:r>
      <w:r w:rsidR="009962D4">
        <w:rPr>
          <w:rFonts w:ascii="Times New Roman" w:hAnsi="Times New Roman" w:cs="Times New Roman"/>
          <w:sz w:val="24"/>
          <w:szCs w:val="24"/>
        </w:rPr>
        <w:t>|&gt;</w:t>
      </w:r>
      <w:r w:rsidR="009962D4" w:rsidRPr="009962D4">
        <w:rPr>
          <w:rFonts w:ascii="Times New Roman" w:hAnsi="Times New Roman" w:cs="Times New Roman"/>
          <w:sz w:val="24"/>
          <w:szCs w:val="24"/>
          <w:vertAlign w:val="subscript"/>
        </w:rPr>
        <w:t>G</w:t>
      </w:r>
      <w:r w:rsidR="002B1D26" w:rsidRPr="002B1D26">
        <w:rPr>
          <w:rFonts w:ascii="Times New Roman" w:hAnsi="Times New Roman" w:cs="Times New Roman"/>
          <w:sz w:val="24"/>
          <w:szCs w:val="24"/>
        </w:rPr>
        <w:t xml:space="preserve"> as a function of voltage</w:t>
      </w:r>
      <w:r w:rsidR="009962D4">
        <w:rPr>
          <w:rFonts w:ascii="Times New Roman" w:hAnsi="Times New Roman" w:cs="Times New Roman"/>
          <w:sz w:val="24"/>
          <w:szCs w:val="24"/>
        </w:rPr>
        <w:t xml:space="preserve"> V</w:t>
      </w:r>
      <w:r w:rsidR="002B1D26" w:rsidRPr="002B1D26">
        <w:rPr>
          <w:rFonts w:ascii="Times New Roman" w:hAnsi="Times New Roman" w:cs="Times New Roman"/>
          <w:sz w:val="24"/>
          <w:szCs w:val="24"/>
        </w:rPr>
        <w:t xml:space="preserve"> for (a) </w:t>
      </w:r>
      <w:proofErr w:type="spellStart"/>
      <w:r w:rsidR="002B1D26" w:rsidRPr="002B1D26">
        <w:rPr>
          <w:rFonts w:ascii="Times New Roman" w:hAnsi="Times New Roman" w:cs="Times New Roman"/>
          <w:sz w:val="24"/>
          <w:szCs w:val="24"/>
        </w:rPr>
        <w:t>OPEn</w:t>
      </w:r>
      <w:proofErr w:type="spellEnd"/>
      <w:r w:rsidR="002B1D26" w:rsidRPr="002B1D26">
        <w:rPr>
          <w:rFonts w:ascii="Times New Roman" w:hAnsi="Times New Roman" w:cs="Times New Roman"/>
          <w:sz w:val="24"/>
          <w:szCs w:val="24"/>
        </w:rPr>
        <w:t xml:space="preserve"> and (b) </w:t>
      </w:r>
      <w:proofErr w:type="spellStart"/>
      <w:r w:rsidR="002B1D26" w:rsidRPr="002B1D26">
        <w:rPr>
          <w:rFonts w:ascii="Times New Roman" w:hAnsi="Times New Roman" w:cs="Times New Roman"/>
          <w:sz w:val="24"/>
          <w:szCs w:val="24"/>
        </w:rPr>
        <w:t>OPEnC</w:t>
      </w:r>
      <w:proofErr w:type="spellEnd"/>
      <w:r w:rsidR="002B1D26" w:rsidRPr="002B1D26">
        <w:rPr>
          <w:rFonts w:ascii="Times New Roman" w:hAnsi="Times New Roman" w:cs="Times New Roman"/>
          <w:sz w:val="24"/>
          <w:szCs w:val="24"/>
        </w:rPr>
        <w:t xml:space="preserve">. </w:t>
      </w:r>
      <w:r w:rsidR="00B162F2">
        <w:rPr>
          <w:rFonts w:ascii="Times New Roman" w:hAnsi="Times New Roman" w:cs="Times New Roman"/>
          <w:sz w:val="24"/>
          <w:szCs w:val="24"/>
        </w:rPr>
        <w:t xml:space="preserve">The error bar represents the </w:t>
      </w:r>
      <w:r w:rsidR="00EE6A41">
        <w:rPr>
          <w:rFonts w:ascii="Times New Roman" w:hAnsi="Times New Roman" w:cs="Times New Roman"/>
          <w:sz w:val="24"/>
          <w:szCs w:val="24"/>
        </w:rPr>
        <w:t xml:space="preserve">95% confidence interval from more than 400 data points. </w:t>
      </w:r>
      <w:r w:rsidR="002B1D26" w:rsidRPr="002B1D26">
        <w:rPr>
          <w:rFonts w:ascii="Times New Roman" w:hAnsi="Times New Roman" w:cs="Times New Roman"/>
          <w:sz w:val="24"/>
          <w:szCs w:val="24"/>
        </w:rPr>
        <w:t xml:space="preserve">The current density </w:t>
      </w:r>
      <w:r w:rsidR="0043026C">
        <w:rPr>
          <w:rFonts w:ascii="Times New Roman" w:hAnsi="Times New Roman" w:cs="Times New Roman"/>
          <w:sz w:val="24"/>
          <w:szCs w:val="24"/>
        </w:rPr>
        <w:t>at – 1V and + 1V bias</w:t>
      </w:r>
      <w:r w:rsidR="002B1D26" w:rsidRPr="002B1D26">
        <w:rPr>
          <w:rFonts w:ascii="Times New Roman" w:hAnsi="Times New Roman" w:cs="Times New Roman"/>
          <w:sz w:val="24"/>
          <w:szCs w:val="24"/>
        </w:rPr>
        <w:t xml:space="preserve"> </w:t>
      </w:r>
      <w:r w:rsidR="00D8523E">
        <w:rPr>
          <w:rFonts w:ascii="Times New Roman" w:hAnsi="Times New Roman" w:cs="Times New Roman"/>
          <w:sz w:val="24"/>
          <w:szCs w:val="24"/>
        </w:rPr>
        <w:t>as a function of</w:t>
      </w:r>
      <w:r w:rsidR="002B1D26" w:rsidRPr="002B1D26">
        <w:rPr>
          <w:rFonts w:ascii="Times New Roman" w:hAnsi="Times New Roman" w:cs="Times New Roman"/>
          <w:sz w:val="24"/>
          <w:szCs w:val="24"/>
        </w:rPr>
        <w:t xml:space="preserve"> the molecular length for (c) </w:t>
      </w:r>
      <w:proofErr w:type="spellStart"/>
      <w:r w:rsidR="002B1D26" w:rsidRPr="002B1D26">
        <w:rPr>
          <w:rFonts w:ascii="Times New Roman" w:hAnsi="Times New Roman" w:cs="Times New Roman"/>
          <w:sz w:val="24"/>
          <w:szCs w:val="24"/>
        </w:rPr>
        <w:t>OPEn</w:t>
      </w:r>
      <w:proofErr w:type="spellEnd"/>
      <w:r w:rsidR="002B1D26" w:rsidRPr="002B1D26">
        <w:rPr>
          <w:rFonts w:ascii="Times New Roman" w:hAnsi="Times New Roman" w:cs="Times New Roman"/>
          <w:sz w:val="24"/>
          <w:szCs w:val="24"/>
        </w:rPr>
        <w:t xml:space="preserve"> and (d) </w:t>
      </w:r>
      <w:proofErr w:type="spellStart"/>
      <w:r w:rsidR="002B1D26" w:rsidRPr="002B1D26">
        <w:rPr>
          <w:rFonts w:ascii="Times New Roman" w:hAnsi="Times New Roman" w:cs="Times New Roman"/>
          <w:sz w:val="24"/>
          <w:szCs w:val="24"/>
        </w:rPr>
        <w:t>OPEnC</w:t>
      </w:r>
      <w:proofErr w:type="spellEnd"/>
      <w:r w:rsidR="00B379F5">
        <w:rPr>
          <w:rFonts w:ascii="Times New Roman" w:hAnsi="Times New Roman" w:cs="Times New Roman"/>
          <w:sz w:val="24"/>
          <w:szCs w:val="24"/>
        </w:rPr>
        <w:t xml:space="preserve">. </w:t>
      </w:r>
      <w:commentRangeStart w:id="39"/>
      <w:r w:rsidR="002B1D26" w:rsidRPr="002B1D26">
        <w:rPr>
          <w:rFonts w:ascii="Times New Roman" w:hAnsi="Times New Roman" w:cs="Times New Roman"/>
          <w:sz w:val="24"/>
          <w:szCs w:val="24"/>
        </w:rPr>
        <w:t xml:space="preserve">The molecular length was determined </w:t>
      </w:r>
      <w:r w:rsidR="00B84F0C">
        <w:rPr>
          <w:rFonts w:ascii="Times New Roman" w:hAnsi="Times New Roman" w:cs="Times New Roman"/>
          <w:sz w:val="24"/>
          <w:szCs w:val="24"/>
        </w:rPr>
        <w:t>by</w:t>
      </w:r>
      <w:r w:rsidR="002B1D26" w:rsidRPr="002B1D26">
        <w:rPr>
          <w:rFonts w:ascii="Times New Roman" w:hAnsi="Times New Roman" w:cs="Times New Roman"/>
          <w:sz w:val="24"/>
          <w:szCs w:val="24"/>
        </w:rPr>
        <w:t xml:space="preserve"> CPK model.</w:t>
      </w:r>
      <w:r w:rsidR="00FD04CB">
        <w:rPr>
          <w:rFonts w:ascii="Times New Roman" w:hAnsi="Times New Roman" w:cs="Times New Roman"/>
          <w:sz w:val="24"/>
          <w:szCs w:val="24"/>
        </w:rPr>
        <w:t xml:space="preserve"> </w:t>
      </w:r>
      <w:commentRangeEnd w:id="39"/>
      <w:r w:rsidR="00DC5484">
        <w:rPr>
          <w:rStyle w:val="CommentReference"/>
        </w:rPr>
        <w:commentReference w:id="39"/>
      </w:r>
    </w:p>
    <w:p w14:paraId="30D8221F" w14:textId="77777777" w:rsidR="00DC5484" w:rsidRDefault="00DC5484" w:rsidP="002B1D26">
      <w:pPr>
        <w:spacing w:line="480" w:lineRule="auto"/>
        <w:rPr>
          <w:rFonts w:ascii="Times New Roman" w:hAnsi="Times New Roman" w:cs="Times New Roman"/>
          <w:sz w:val="24"/>
          <w:szCs w:val="24"/>
        </w:rPr>
      </w:pPr>
    </w:p>
    <w:p w14:paraId="077E9407" w14:textId="3588C1C9" w:rsidR="00270855" w:rsidRDefault="00270855" w:rsidP="00270855">
      <w:pPr>
        <w:pStyle w:val="ListParagraph"/>
        <w:numPr>
          <w:ilvl w:val="0"/>
          <w:numId w:val="15"/>
        </w:num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It is well known that tunnelling current </w:t>
      </w:r>
      <w:r w:rsidR="00373345">
        <w:rPr>
          <w:rFonts w:ascii="Times New Roman" w:hAnsi="Times New Roman" w:cs="Times New Roman"/>
          <w:sz w:val="24"/>
          <w:szCs w:val="24"/>
        </w:rPr>
        <w:t xml:space="preserve">density </w:t>
      </w:r>
      <m:oMath>
        <m:r>
          <w:rPr>
            <w:rFonts w:ascii="Cambria Math" w:hAnsi="Cambria Math"/>
            <w:lang w:val="en-GB"/>
          </w:rPr>
          <m:t>J</m:t>
        </m:r>
      </m:oMath>
      <w:r w:rsidR="00373345">
        <w:rPr>
          <w:rFonts w:ascii="Times New Roman" w:hAnsi="Times New Roman" w:cs="Times New Roman"/>
          <w:sz w:val="24"/>
          <w:szCs w:val="24"/>
        </w:rPr>
        <w:t xml:space="preserve"> </w:t>
      </w:r>
      <w:r>
        <w:rPr>
          <w:rFonts w:ascii="Times New Roman" w:hAnsi="Times New Roman" w:cs="Times New Roman"/>
          <w:sz w:val="24"/>
          <w:szCs w:val="24"/>
        </w:rPr>
        <w:t xml:space="preserve">in molecular junctions decays with the distance </w:t>
      </w:r>
      <m:oMath>
        <m:r>
          <w:rPr>
            <w:rFonts w:ascii="Cambria Math" w:hAnsi="Cambria Math"/>
            <w:lang w:val="en-GB"/>
          </w:rPr>
          <m:t>d</m:t>
        </m:r>
      </m:oMath>
      <w:r w:rsidR="00373345">
        <w:rPr>
          <w:rFonts w:ascii="Times New Roman" w:hAnsi="Times New Roman" w:cs="Times New Roman"/>
          <w:sz w:val="24"/>
          <w:szCs w:val="24"/>
        </w:rPr>
        <w:t xml:space="preserve"> </w:t>
      </w:r>
      <w:r>
        <w:rPr>
          <w:rFonts w:ascii="Times New Roman" w:hAnsi="Times New Roman" w:cs="Times New Roman"/>
          <w:sz w:val="24"/>
          <w:szCs w:val="24"/>
        </w:rPr>
        <w:t>by the relation</w:t>
      </w:r>
      <m:oMath>
        <m:r>
          <w:rPr>
            <w:rFonts w:ascii="Cambria Math" w:hAnsi="Cambria Math" w:cs="Times New Roman"/>
            <w:sz w:val="24"/>
            <w:szCs w:val="24"/>
          </w:rPr>
          <m:t xml:space="preserve"> </m:t>
        </m:r>
        <m:r>
          <w:rPr>
            <w:rFonts w:ascii="Cambria Math" w:hAnsi="Cambria Math"/>
            <w:lang w:val="en-GB"/>
          </w:rPr>
          <m:t xml:space="preserve">J(V)= </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r>
          <w:rPr>
            <w:rFonts w:ascii="Cambria Math" w:hAnsi="Cambria Math"/>
            <w:lang w:val="en-GB"/>
          </w:rPr>
          <m:t>(V)</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-βd</m:t>
            </m:r>
          </m:sup>
        </m:sSup>
      </m:oMath>
      <w:r w:rsidRPr="00373345">
        <w:rPr>
          <w:rFonts w:ascii="Times New Roman" w:hAnsi="Times New Roman" w:cs="Times New Roman"/>
          <w:sz w:val="24"/>
          <w:szCs w:val="24"/>
          <w:lang w:val="en-GB"/>
        </w:rPr>
        <w:t xml:space="preserve">, where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oMath>
      <w:r w:rsidR="00373345">
        <w:rPr>
          <w:rFonts w:ascii="Times New Roman" w:hAnsi="Times New Roman" w:cs="Times New Roman"/>
          <w:sz w:val="24"/>
          <w:szCs w:val="24"/>
          <w:lang w:val="en-GB"/>
        </w:rPr>
        <w:t xml:space="preserve"> is the pre-exponential factor and </w:t>
      </w:r>
      <m:oMath>
        <m:r>
          <w:rPr>
            <w:rFonts w:ascii="Cambria Math" w:hAnsi="Cambria Math"/>
            <w:lang w:val="en-GB"/>
          </w:rPr>
          <m:t>β</m:t>
        </m:r>
      </m:oMath>
      <w:r w:rsidR="00373345" w:rsidRPr="00373345">
        <w:rPr>
          <w:rFonts w:ascii="Times New Roman" w:hAnsi="Times New Roman" w:cs="Times New Roman"/>
          <w:sz w:val="24"/>
          <w:szCs w:val="24"/>
          <w:lang w:val="en-GB"/>
        </w:rPr>
        <w:t xml:space="preserve"> is the </w:t>
      </w:r>
      <w:r w:rsidR="00373345">
        <w:rPr>
          <w:rFonts w:ascii="Times New Roman" w:hAnsi="Times New Roman" w:cs="Times New Roman"/>
          <w:sz w:val="24"/>
          <w:szCs w:val="24"/>
          <w:lang w:val="en-GB"/>
        </w:rPr>
        <w:t xml:space="preserve">tunnelling decay coefficient. </w:t>
      </w:r>
      <w:r w:rsidRPr="00373345">
        <w:rPr>
          <w:rFonts w:ascii="Times New Roman" w:hAnsi="Times New Roman" w:cs="Times New Roman"/>
          <w:sz w:val="24"/>
          <w:szCs w:val="24"/>
        </w:rPr>
        <w:t xml:space="preserve">Here it is worth noting </w:t>
      </w:r>
      <w:r w:rsidRPr="00DF26AB">
        <w:rPr>
          <w:rFonts w:ascii="Times New Roman" w:hAnsi="Times New Roman" w:cs="Times New Roman"/>
          <w:sz w:val="24"/>
          <w:szCs w:val="24"/>
        </w:rPr>
        <w:t>that</w:t>
      </w:r>
      <w:commentRangeStart w:id="40"/>
      <w:commentRangeStart w:id="41"/>
      <w:commentRangeStart w:id="42"/>
      <w:r w:rsidRPr="00DF26AB">
        <w:rPr>
          <w:rFonts w:ascii="Times New Roman" w:hAnsi="Times New Roman" w:cs="Times New Roman"/>
          <w:sz w:val="24"/>
          <w:szCs w:val="24"/>
        </w:rPr>
        <w:t xml:space="preserve"> the </w:t>
      </w:r>
      <w:r w:rsidR="00373345">
        <w:rPr>
          <w:rFonts w:ascii="Times New Roman" w:hAnsi="Times New Roman" w:cs="Times New Roman"/>
          <w:sz w:val="24"/>
          <w:szCs w:val="24"/>
        </w:rPr>
        <w:t xml:space="preserve">above </w:t>
      </w:r>
      <w:r w:rsidRPr="00DF26AB">
        <w:rPr>
          <w:rFonts w:ascii="Times New Roman" w:hAnsi="Times New Roman" w:cs="Times New Roman"/>
          <w:sz w:val="24"/>
          <w:szCs w:val="24"/>
        </w:rPr>
        <w:t>general tunnelling equation</w:t>
      </w:r>
      <w:r w:rsidR="00373345">
        <w:rPr>
          <w:rFonts w:ascii="Times New Roman" w:hAnsi="Times New Roman" w:cs="Times New Roman"/>
          <w:sz w:val="24"/>
          <w:szCs w:val="24"/>
        </w:rPr>
        <w:t xml:space="preserve"> </w:t>
      </w:r>
      <w:r w:rsidRPr="00DF26AB">
        <w:rPr>
          <w:rFonts w:ascii="Times New Roman" w:hAnsi="Times New Roman" w:cs="Times New Roman"/>
          <w:sz w:val="24"/>
          <w:szCs w:val="24"/>
        </w:rPr>
        <w:t>assumes a c</w:t>
      </w:r>
      <w:commentRangeEnd w:id="40"/>
      <w:r>
        <w:rPr>
          <w:rStyle w:val="CommentReference"/>
        </w:rPr>
        <w:commentReference w:id="40"/>
      </w:r>
      <w:commentRangeEnd w:id="41"/>
      <w:r>
        <w:rPr>
          <w:rStyle w:val="CommentReference"/>
        </w:rPr>
        <w:commentReference w:id="41"/>
      </w:r>
      <w:commentRangeEnd w:id="42"/>
      <w:r w:rsidR="00DC5484">
        <w:rPr>
          <w:rStyle w:val="CommentReference"/>
        </w:rPr>
        <w:commentReference w:id="42"/>
      </w:r>
      <w:r w:rsidRPr="00DF26AB">
        <w:rPr>
          <w:rFonts w:ascii="Times New Roman" w:hAnsi="Times New Roman" w:cs="Times New Roman"/>
          <w:sz w:val="24"/>
          <w:szCs w:val="24"/>
        </w:rPr>
        <w:t>onstant tunnelling barrier</w:t>
      </w:r>
      <w:r>
        <w:rPr>
          <w:rFonts w:ascii="Times New Roman" w:hAnsi="Times New Roman" w:cs="Times New Roman"/>
          <w:sz w:val="24"/>
          <w:szCs w:val="24"/>
        </w:rPr>
        <w:t xml:space="preserve"> </w:t>
      </w:r>
      <w:r w:rsidR="009B171B">
        <w:rPr>
          <w:rFonts w:ascii="Times New Roman" w:hAnsi="Times New Roman" w:cs="Times New Roman"/>
          <w:sz w:val="24"/>
          <w:szCs w:val="24"/>
        </w:rPr>
        <w:t>for molecules with similar structure and different length</w:t>
      </w:r>
      <w:r w:rsidRPr="00DF26AB">
        <w:rPr>
          <w:rFonts w:ascii="Times New Roman" w:hAnsi="Times New Roman" w:cs="Times New Roman"/>
          <w:sz w:val="24"/>
          <w:szCs w:val="24"/>
        </w:rPr>
        <w:t xml:space="preserve">. </w:t>
      </w:r>
      <w:commentRangeStart w:id="43"/>
      <w:commentRangeStart w:id="44"/>
      <w:commentRangeStart w:id="45"/>
      <w:r w:rsidRPr="00DF26AB">
        <w:rPr>
          <w:rFonts w:ascii="Times New Roman" w:hAnsi="Times New Roman" w:cs="Times New Roman"/>
          <w:sz w:val="24"/>
          <w:szCs w:val="24"/>
        </w:rPr>
        <w:t>But in a conjugated system, the tunnelling barrier is affected by the mol</w:t>
      </w:r>
      <w:commentRangeEnd w:id="43"/>
      <w:r>
        <w:rPr>
          <w:rStyle w:val="CommentReference"/>
        </w:rPr>
        <w:commentReference w:id="43"/>
      </w:r>
      <w:commentRangeEnd w:id="44"/>
      <w:r w:rsidR="009B171B">
        <w:rPr>
          <w:rStyle w:val="CommentReference"/>
        </w:rPr>
        <w:commentReference w:id="44"/>
      </w:r>
      <w:commentRangeEnd w:id="45"/>
      <w:r w:rsidR="00DC5484">
        <w:rPr>
          <w:rStyle w:val="CommentReference"/>
        </w:rPr>
        <w:commentReference w:id="45"/>
      </w:r>
      <w:r w:rsidRPr="00DF26AB">
        <w:rPr>
          <w:rFonts w:ascii="Times New Roman" w:hAnsi="Times New Roman" w:cs="Times New Roman"/>
          <w:sz w:val="24"/>
          <w:szCs w:val="24"/>
        </w:rPr>
        <w:t xml:space="preserve">ecular length </w:t>
      </w:r>
      <w:r w:rsidR="009B171B">
        <w:rPr>
          <w:rFonts w:ascii="Times New Roman" w:hAnsi="Times New Roman" w:cs="Times New Roman"/>
          <w:sz w:val="24"/>
          <w:szCs w:val="24"/>
        </w:rPr>
        <w:t>because of the change in molecular orbital energy</w:t>
      </w:r>
      <w:r w:rsidRPr="00DF26AB">
        <w:rPr>
          <w:rFonts w:ascii="Times New Roman" w:hAnsi="Times New Roman" w:cs="Times New Roman"/>
          <w:sz w:val="24"/>
          <w:szCs w:val="24"/>
        </w:rPr>
        <w:t xml:space="preserve">. </w:t>
      </w:r>
    </w:p>
    <w:p w14:paraId="364A6F01" w14:textId="45005B3E" w:rsidR="00D76897" w:rsidRPr="00DF26AB" w:rsidRDefault="00382DC2" w:rsidP="00B84F0C">
      <w:pPr>
        <w:pStyle w:val="ListParagraph"/>
        <w:numPr>
          <w:ilvl w:val="0"/>
          <w:numId w:val="15"/>
        </w:numPr>
        <w:spacing w:line="480" w:lineRule="auto"/>
        <w:ind w:left="360"/>
        <w:rPr>
          <w:rFonts w:ascii="Times New Roman" w:hAnsi="Times New Roman" w:cs="Times New Roman"/>
          <w:sz w:val="24"/>
          <w:szCs w:val="24"/>
        </w:rPr>
      </w:pPr>
      <w:r>
        <w:rPr>
          <w:rFonts w:ascii="Times New Roman" w:hAnsi="Times New Roman" w:cs="Times New Roman"/>
          <w:sz w:val="24"/>
          <w:szCs w:val="24"/>
        </w:rPr>
        <w:t>At</w:t>
      </w:r>
      <w:r w:rsidR="00252276" w:rsidRPr="00252276">
        <w:rPr>
          <w:rFonts w:ascii="Times New Roman" w:hAnsi="Times New Roman" w:cs="Times New Roman"/>
          <w:sz w:val="24"/>
          <w:szCs w:val="24"/>
        </w:rPr>
        <w:t xml:space="preserve"> +1 V bias, the </w:t>
      </w:r>
      <w:r w:rsidR="00252276" w:rsidRPr="002873EE">
        <w:rPr>
          <w:rFonts w:ascii="Times New Roman" w:hAnsi="Times New Roman" w:cs="Times New Roman"/>
          <w:i/>
          <w:iCs/>
          <w:sz w:val="24"/>
          <w:szCs w:val="24"/>
        </w:rPr>
        <w:t>β</w:t>
      </w:r>
      <w:r w:rsidR="00252276" w:rsidRPr="00252276">
        <w:rPr>
          <w:rFonts w:ascii="Times New Roman" w:hAnsi="Times New Roman" w:cs="Times New Roman"/>
          <w:sz w:val="24"/>
          <w:szCs w:val="24"/>
        </w:rPr>
        <w:t xml:space="preserve"> </w:t>
      </w:r>
      <w:r w:rsidR="002873EE">
        <w:rPr>
          <w:rFonts w:ascii="Times New Roman" w:hAnsi="Times New Roman" w:cs="Times New Roman"/>
          <w:sz w:val="24"/>
          <w:szCs w:val="24"/>
        </w:rPr>
        <w:t xml:space="preserve">values </w:t>
      </w:r>
      <w:r w:rsidR="00252276" w:rsidRPr="00252276">
        <w:rPr>
          <w:rFonts w:ascii="Times New Roman" w:hAnsi="Times New Roman" w:cs="Times New Roman"/>
          <w:sz w:val="24"/>
          <w:szCs w:val="24"/>
        </w:rPr>
        <w:t>agree well with the other published values in several similar conjugated systems</w:t>
      </w:r>
      <w:r w:rsidR="002873EE">
        <w:rPr>
          <w:rFonts w:ascii="Times New Roman" w:hAnsi="Times New Roman" w:cs="Times New Roman"/>
          <w:sz w:val="24"/>
          <w:szCs w:val="24"/>
        </w:rPr>
        <w:t xml:space="preserve"> (0.3-0.5 Å</w:t>
      </w:r>
      <w:r w:rsidR="002873EE" w:rsidRPr="002873EE">
        <w:rPr>
          <w:rFonts w:ascii="Times New Roman" w:hAnsi="Times New Roman" w:cs="Times New Roman"/>
          <w:sz w:val="24"/>
          <w:szCs w:val="24"/>
          <w:vertAlign w:val="superscript"/>
        </w:rPr>
        <w:t>-1</w:t>
      </w:r>
      <w:r w:rsidR="002873EE">
        <w:rPr>
          <w:rFonts w:ascii="Times New Roman" w:hAnsi="Times New Roman" w:cs="Times New Roman"/>
          <w:sz w:val="24"/>
          <w:szCs w:val="24"/>
        </w:rPr>
        <w:t>)</w:t>
      </w:r>
      <w:r w:rsidR="00252276" w:rsidRPr="00252276">
        <w:rPr>
          <w:rFonts w:ascii="Times New Roman" w:hAnsi="Times New Roman" w:cs="Times New Roman"/>
          <w:sz w:val="24"/>
          <w:szCs w:val="24"/>
        </w:rPr>
        <w:t xml:space="preserve">. The charge transport mechanism </w:t>
      </w:r>
      <w:commentRangeStart w:id="46"/>
      <w:r w:rsidR="00252276" w:rsidRPr="00252276">
        <w:rPr>
          <w:rFonts w:ascii="Times New Roman" w:hAnsi="Times New Roman" w:cs="Times New Roman"/>
          <w:sz w:val="24"/>
          <w:szCs w:val="24"/>
        </w:rPr>
        <w:t xml:space="preserve">is believed </w:t>
      </w:r>
      <w:commentRangeEnd w:id="46"/>
      <w:r w:rsidR="00E324E2">
        <w:rPr>
          <w:rStyle w:val="CommentReference"/>
        </w:rPr>
        <w:commentReference w:id="46"/>
      </w:r>
      <w:r w:rsidR="00252276" w:rsidRPr="00252276">
        <w:rPr>
          <w:rFonts w:ascii="Times New Roman" w:hAnsi="Times New Roman" w:cs="Times New Roman"/>
          <w:sz w:val="24"/>
          <w:szCs w:val="24"/>
        </w:rPr>
        <w:t xml:space="preserve">to be off-resonant coherent tunnelling. </w:t>
      </w:r>
      <w:r w:rsidR="00252276">
        <w:rPr>
          <w:rFonts w:ascii="Times New Roman" w:hAnsi="Times New Roman" w:cs="Times New Roman"/>
          <w:sz w:val="24"/>
          <w:szCs w:val="24"/>
        </w:rPr>
        <w:t>At</w:t>
      </w:r>
      <w:r w:rsidR="00252276" w:rsidRPr="00252276">
        <w:rPr>
          <w:rFonts w:ascii="Times New Roman" w:hAnsi="Times New Roman" w:cs="Times New Roman"/>
          <w:sz w:val="24"/>
          <w:szCs w:val="24"/>
        </w:rPr>
        <w:t xml:space="preserve"> -1 V bias, </w:t>
      </w:r>
      <w:r w:rsidR="00252276" w:rsidRPr="002873EE">
        <w:rPr>
          <w:rFonts w:ascii="Times New Roman" w:hAnsi="Times New Roman" w:cs="Times New Roman"/>
          <w:i/>
          <w:iCs/>
          <w:sz w:val="24"/>
          <w:szCs w:val="24"/>
        </w:rPr>
        <w:t>β</w:t>
      </w:r>
      <w:r w:rsidR="00252276" w:rsidRPr="00252276">
        <w:rPr>
          <w:rFonts w:ascii="Times New Roman" w:hAnsi="Times New Roman" w:cs="Times New Roman"/>
          <w:sz w:val="24"/>
          <w:szCs w:val="24"/>
        </w:rPr>
        <w:t xml:space="preserve"> becomes smaller</w:t>
      </w:r>
      <w:r w:rsidR="00E220A5">
        <w:rPr>
          <w:rFonts w:ascii="Times New Roman" w:hAnsi="Times New Roman" w:cs="Times New Roman"/>
          <w:sz w:val="24"/>
          <w:szCs w:val="24"/>
        </w:rPr>
        <w:t xml:space="preserve"> and similar to what </w:t>
      </w:r>
      <w:del w:id="47" w:author="Nijhuis, C.A. (TNW)" w:date="2021-02-23T17:45:00Z">
        <w:r w:rsidR="00E220A5" w:rsidDel="00E324E2">
          <w:rPr>
            <w:rFonts w:ascii="Times New Roman" w:hAnsi="Times New Roman" w:cs="Times New Roman"/>
            <w:sz w:val="24"/>
            <w:szCs w:val="24"/>
          </w:rPr>
          <w:delText xml:space="preserve">have </w:delText>
        </w:r>
      </w:del>
      <w:ins w:id="48" w:author="Nijhuis, C.A. (TNW)" w:date="2021-02-23T17:45:00Z">
        <w:r w:rsidR="00E324E2">
          <w:rPr>
            <w:rFonts w:ascii="Times New Roman" w:hAnsi="Times New Roman" w:cs="Times New Roman"/>
            <w:sz w:val="24"/>
            <w:szCs w:val="24"/>
          </w:rPr>
          <w:t>ha</w:t>
        </w:r>
        <w:r w:rsidR="00E324E2">
          <w:rPr>
            <w:rFonts w:ascii="Times New Roman" w:hAnsi="Times New Roman" w:cs="Times New Roman"/>
            <w:sz w:val="24"/>
            <w:szCs w:val="24"/>
          </w:rPr>
          <w:t>s</w:t>
        </w:r>
        <w:r w:rsidR="00E324E2">
          <w:rPr>
            <w:rFonts w:ascii="Times New Roman" w:hAnsi="Times New Roman" w:cs="Times New Roman"/>
            <w:sz w:val="24"/>
            <w:szCs w:val="24"/>
          </w:rPr>
          <w:t xml:space="preserve"> </w:t>
        </w:r>
      </w:ins>
      <w:r w:rsidR="00E220A5">
        <w:rPr>
          <w:rFonts w:ascii="Times New Roman" w:hAnsi="Times New Roman" w:cs="Times New Roman"/>
          <w:sz w:val="24"/>
          <w:szCs w:val="24"/>
        </w:rPr>
        <w:t xml:space="preserve">been observed for long conjugated chains, </w:t>
      </w:r>
      <w:commentRangeStart w:id="49"/>
      <w:r w:rsidR="007D4FAB">
        <w:rPr>
          <w:rFonts w:ascii="Times New Roman" w:hAnsi="Times New Roman" w:cs="Times New Roman"/>
          <w:sz w:val="24"/>
          <w:szCs w:val="24"/>
        </w:rPr>
        <w:t xml:space="preserve">indicating the </w:t>
      </w:r>
      <w:r w:rsidR="007D4FAB" w:rsidRPr="00DF26AB">
        <w:rPr>
          <w:rFonts w:ascii="Times New Roman" w:hAnsi="Times New Roman" w:cs="Times New Roman"/>
          <w:sz w:val="24"/>
          <w:szCs w:val="24"/>
        </w:rPr>
        <w:t xml:space="preserve">mechanism has </w:t>
      </w:r>
      <w:r w:rsidR="00D76897" w:rsidRPr="00DF26AB">
        <w:rPr>
          <w:rFonts w:ascii="Times New Roman" w:hAnsi="Times New Roman" w:cs="Times New Roman"/>
          <w:sz w:val="24"/>
          <w:szCs w:val="24"/>
        </w:rPr>
        <w:t>switched</w:t>
      </w:r>
      <w:r w:rsidR="007D4FAB" w:rsidRPr="00DF26AB">
        <w:rPr>
          <w:rFonts w:ascii="Times New Roman" w:hAnsi="Times New Roman" w:cs="Times New Roman"/>
          <w:sz w:val="24"/>
          <w:szCs w:val="24"/>
        </w:rPr>
        <w:t xml:space="preserve"> to hopping</w:t>
      </w:r>
      <w:commentRangeEnd w:id="49"/>
      <w:r w:rsidR="00E324E2">
        <w:rPr>
          <w:rStyle w:val="CommentReference"/>
        </w:rPr>
        <w:commentReference w:id="49"/>
      </w:r>
      <w:r w:rsidR="007D4FAB" w:rsidRPr="00DF26AB">
        <w:rPr>
          <w:rFonts w:ascii="Times New Roman" w:hAnsi="Times New Roman" w:cs="Times New Roman"/>
          <w:sz w:val="24"/>
          <w:szCs w:val="24"/>
        </w:rPr>
        <w:t>.</w:t>
      </w:r>
      <w:r w:rsidR="00252276" w:rsidRPr="00DF26AB">
        <w:rPr>
          <w:rFonts w:ascii="Times New Roman" w:hAnsi="Times New Roman" w:cs="Times New Roman"/>
          <w:sz w:val="24"/>
          <w:szCs w:val="24"/>
        </w:rPr>
        <w:t xml:space="preserve"> </w:t>
      </w:r>
    </w:p>
    <w:p w14:paraId="76267598" w14:textId="6F4C73A7" w:rsidR="00BF465A" w:rsidRPr="00BF465A" w:rsidRDefault="00BF465A" w:rsidP="00BF465A">
      <w:pPr>
        <w:pStyle w:val="ListParagraph"/>
        <w:numPr>
          <w:ilvl w:val="0"/>
          <w:numId w:val="15"/>
        </w:numPr>
        <w:spacing w:line="480" w:lineRule="auto"/>
        <w:ind w:left="360"/>
        <w:rPr>
          <w:rFonts w:ascii="Times New Roman" w:hAnsi="Times New Roman" w:cs="Times New Roman"/>
          <w:sz w:val="24"/>
          <w:szCs w:val="24"/>
        </w:rPr>
      </w:pPr>
      <w:r w:rsidRPr="00A84E8A">
        <w:rPr>
          <w:rFonts w:ascii="Times New Roman" w:hAnsi="Times New Roman" w:cs="Times New Roman"/>
          <w:sz w:val="24"/>
          <w:szCs w:val="24"/>
        </w:rPr>
        <w:t>When n = 1, the ferrocene group strongly couples with the bottom electrode</w:t>
      </w:r>
      <w:r>
        <w:rPr>
          <w:rFonts w:ascii="Times New Roman" w:hAnsi="Times New Roman" w:cs="Times New Roman"/>
          <w:sz w:val="24"/>
          <w:szCs w:val="24"/>
        </w:rPr>
        <w:t xml:space="preserve">. When n = 3 this coupling </w:t>
      </w:r>
      <w:proofErr w:type="spellStart"/>
      <w:r w:rsidRPr="00EF5670">
        <w:rPr>
          <w:rFonts w:ascii="Times New Roman" w:hAnsi="Times New Roman" w:cs="Times New Roman"/>
          <w:i/>
          <w:iCs/>
          <w:sz w:val="24"/>
          <w:szCs w:val="24"/>
        </w:rPr>
        <w:t>Γ</w:t>
      </w:r>
      <w:r w:rsidRPr="00EF5670">
        <w:rPr>
          <w:rFonts w:ascii="Times New Roman" w:hAnsi="Times New Roman" w:cs="Times New Roman"/>
          <w:sz w:val="24"/>
          <w:szCs w:val="24"/>
          <w:vertAlign w:val="subscript"/>
        </w:rPr>
        <w:t>bottom</w:t>
      </w:r>
      <w:proofErr w:type="spellEnd"/>
      <w:r>
        <w:rPr>
          <w:rFonts w:ascii="Times New Roman" w:hAnsi="Times New Roman" w:cs="Times New Roman"/>
          <w:sz w:val="24"/>
          <w:szCs w:val="24"/>
        </w:rPr>
        <w:t xml:space="preserve"> is much weaker. On the other hand, </w:t>
      </w:r>
      <w:proofErr w:type="spellStart"/>
      <w:r w:rsidRPr="00EF5670">
        <w:rPr>
          <w:rFonts w:ascii="Times New Roman" w:hAnsi="Times New Roman" w:cs="Times New Roman"/>
          <w:i/>
          <w:iCs/>
          <w:sz w:val="24"/>
          <w:szCs w:val="24"/>
        </w:rPr>
        <w:t>Γ</w:t>
      </w:r>
      <w:r w:rsidRPr="003E57D8">
        <w:rPr>
          <w:rFonts w:ascii="Times New Roman" w:hAnsi="Times New Roman" w:cs="Times New Roman"/>
          <w:sz w:val="24"/>
          <w:szCs w:val="24"/>
          <w:vertAlign w:val="subscript"/>
        </w:rPr>
        <w:t>top</w:t>
      </w:r>
      <w:proofErr w:type="spellEnd"/>
      <w:r>
        <w:rPr>
          <w:rFonts w:ascii="Times New Roman" w:hAnsi="Times New Roman" w:cs="Times New Roman"/>
          <w:sz w:val="24"/>
          <w:szCs w:val="24"/>
        </w:rPr>
        <w:t xml:space="preserve"> is determined by the Van Der Waals interactions between ferrocene and the </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and do not change significantly with n. When a -1 V bias is appli</w:t>
      </w:r>
      <w:commentRangeStart w:id="50"/>
      <w:r>
        <w:rPr>
          <w:rFonts w:ascii="Times New Roman" w:hAnsi="Times New Roman" w:cs="Times New Roman"/>
          <w:sz w:val="24"/>
          <w:szCs w:val="24"/>
        </w:rPr>
        <w:t>ed to the junction, the HOMO movement is more prominent for OPE3 and OPE</w:t>
      </w:r>
      <w:r>
        <w:rPr>
          <w:rFonts w:ascii="Times New Roman" w:hAnsi="Times New Roman" w:cs="Times New Roman" w:hint="eastAsia"/>
          <w:sz w:val="24"/>
          <w:szCs w:val="24"/>
        </w:rPr>
        <w:t>3C</w:t>
      </w:r>
      <w:r>
        <w:rPr>
          <w:rFonts w:ascii="Times New Roman" w:hAnsi="Times New Roman" w:cs="Times New Roman"/>
          <w:sz w:val="24"/>
          <w:szCs w:val="24"/>
        </w:rPr>
        <w:t xml:space="preserve">. As a result, the HOMO of the longest molecules enters the conduction window at the lowest bias despite that they are further away from the Fermi level at zero bias. </w:t>
      </w:r>
      <w:commentRangeEnd w:id="50"/>
      <w:r>
        <w:rPr>
          <w:rStyle w:val="CommentReference"/>
        </w:rPr>
        <w:commentReference w:id="50"/>
      </w:r>
      <w:r w:rsidR="005A3DA4">
        <w:rPr>
          <w:rFonts w:ascii="Times New Roman" w:hAnsi="Times New Roman" w:cs="Times New Roman"/>
          <w:sz w:val="24"/>
          <w:szCs w:val="24"/>
        </w:rPr>
        <w:t xml:space="preserve">Another </w:t>
      </w:r>
      <w:r w:rsidR="00E051A4">
        <w:rPr>
          <w:rFonts w:ascii="Times New Roman" w:hAnsi="Times New Roman" w:cs="Times New Roman"/>
          <w:sz w:val="24"/>
          <w:szCs w:val="24"/>
        </w:rPr>
        <w:t xml:space="preserve">possible </w:t>
      </w:r>
      <w:r w:rsidR="005A3DA4">
        <w:rPr>
          <w:rFonts w:ascii="Times New Roman" w:hAnsi="Times New Roman" w:cs="Times New Roman"/>
          <w:sz w:val="24"/>
          <w:szCs w:val="24"/>
        </w:rPr>
        <w:t xml:space="preserve">reason for the lack of rectification </w:t>
      </w:r>
      <w:r w:rsidR="00977B39">
        <w:rPr>
          <w:rFonts w:ascii="Times New Roman" w:hAnsi="Times New Roman" w:cs="Times New Roman"/>
          <w:sz w:val="24"/>
          <w:szCs w:val="24"/>
        </w:rPr>
        <w:t xml:space="preserve">when n =1 </w:t>
      </w:r>
      <w:r w:rsidR="00E051A4">
        <w:rPr>
          <w:rFonts w:ascii="Times New Roman" w:hAnsi="Times New Roman" w:cs="Times New Roman"/>
          <w:sz w:val="24"/>
          <w:szCs w:val="24"/>
        </w:rPr>
        <w:t xml:space="preserve">is </w:t>
      </w:r>
      <w:r w:rsidR="00E1170C">
        <w:rPr>
          <w:rFonts w:ascii="Times New Roman" w:hAnsi="Times New Roman" w:cs="Times New Roman"/>
          <w:sz w:val="24"/>
          <w:szCs w:val="24"/>
        </w:rPr>
        <w:t xml:space="preserve">this SAM is more prone to defect and the leakage current </w:t>
      </w:r>
      <w:r w:rsidR="001F333A">
        <w:rPr>
          <w:rFonts w:ascii="Times New Roman" w:hAnsi="Times New Roman" w:cs="Times New Roman"/>
          <w:sz w:val="24"/>
          <w:szCs w:val="24"/>
        </w:rPr>
        <w:t xml:space="preserve">dominates in the positive bias. </w:t>
      </w:r>
    </w:p>
    <w:p w14:paraId="7212E9F5" w14:textId="5079F804" w:rsidR="00270855" w:rsidRDefault="00A62012" w:rsidP="00270855">
      <w:pPr>
        <w:pStyle w:val="ListParagraph"/>
        <w:numPr>
          <w:ilvl w:val="0"/>
          <w:numId w:val="15"/>
        </w:numPr>
        <w:spacing w:line="480" w:lineRule="auto"/>
        <w:ind w:left="360"/>
        <w:rPr>
          <w:rFonts w:ascii="Times New Roman" w:hAnsi="Times New Roman" w:cs="Times New Roman"/>
          <w:sz w:val="24"/>
          <w:szCs w:val="24"/>
        </w:rPr>
      </w:pPr>
      <w:r w:rsidRPr="00DF26AB">
        <w:rPr>
          <w:rFonts w:ascii="Times New Roman" w:hAnsi="Times New Roman" w:cs="Times New Roman"/>
          <w:sz w:val="24"/>
          <w:szCs w:val="24"/>
        </w:rPr>
        <w:t xml:space="preserve">Figure 3(c) and (d) shows </w:t>
      </w:r>
      <w:r w:rsidRPr="00DF26AB">
        <w:rPr>
          <w:rFonts w:ascii="Times New Roman" w:hAnsi="Times New Roman" w:cs="Times New Roman"/>
          <w:i/>
          <w:iCs/>
          <w:sz w:val="24"/>
          <w:szCs w:val="24"/>
        </w:rPr>
        <w:t>β</w:t>
      </w:r>
      <w:r w:rsidRPr="00DF26AB">
        <w:rPr>
          <w:rFonts w:ascii="Times New Roman" w:hAnsi="Times New Roman" w:cs="Times New Roman"/>
          <w:sz w:val="24"/>
          <w:szCs w:val="24"/>
        </w:rPr>
        <w:t xml:space="preserve"> values for </w:t>
      </w:r>
      <w:proofErr w:type="spellStart"/>
      <w:r w:rsidRPr="00DF26AB">
        <w:rPr>
          <w:rFonts w:ascii="Times New Roman" w:hAnsi="Times New Roman" w:cs="Times New Roman"/>
          <w:sz w:val="24"/>
          <w:szCs w:val="24"/>
        </w:rPr>
        <w:t>OPEnC</w:t>
      </w:r>
      <w:proofErr w:type="spellEnd"/>
      <w:r w:rsidRPr="00DF26AB">
        <w:rPr>
          <w:rFonts w:ascii="Times New Roman" w:hAnsi="Times New Roman" w:cs="Times New Roman"/>
          <w:sz w:val="24"/>
          <w:szCs w:val="24"/>
        </w:rPr>
        <w:t xml:space="preserve"> SAMs are smaller than those for OPE </w:t>
      </w:r>
      <w:r w:rsidRPr="00DF26AB">
        <w:rPr>
          <w:rFonts w:ascii="Times New Roman" w:hAnsi="Times New Roman" w:cs="Times New Roman" w:hint="eastAsia"/>
          <w:sz w:val="24"/>
          <w:szCs w:val="24"/>
        </w:rPr>
        <w:t>SAMs</w:t>
      </w:r>
      <w:r w:rsidRPr="00DF26AB">
        <w:rPr>
          <w:rFonts w:ascii="Times New Roman" w:hAnsi="Times New Roman" w:cs="Times New Roman"/>
          <w:sz w:val="24"/>
          <w:szCs w:val="24"/>
        </w:rPr>
        <w:t xml:space="preserve"> at both biases.</w:t>
      </w:r>
      <w:r>
        <w:rPr>
          <w:rFonts w:ascii="Times New Roman" w:hAnsi="Times New Roman" w:cs="Times New Roman"/>
          <w:sz w:val="24"/>
          <w:szCs w:val="24"/>
        </w:rPr>
        <w:t xml:space="preserve"> One possible explanation is that for</w:t>
      </w:r>
      <w:commentRangeStart w:id="51"/>
      <w:r>
        <w:rPr>
          <w:rFonts w:ascii="Times New Roman" w:hAnsi="Times New Roman" w:cs="Times New Roman"/>
          <w:sz w:val="24"/>
          <w:szCs w:val="24"/>
        </w:rPr>
        <w:t xml:space="preserve"> </w:t>
      </w:r>
      <w:proofErr w:type="spellStart"/>
      <w:r>
        <w:rPr>
          <w:rFonts w:ascii="Times New Roman" w:hAnsi="Times New Roman" w:cs="Times New Roman"/>
          <w:sz w:val="24"/>
          <w:szCs w:val="24"/>
        </w:rPr>
        <w:t>OPEnC</w:t>
      </w:r>
      <w:proofErr w:type="spellEnd"/>
      <w:r w:rsidR="007579ED">
        <w:rPr>
          <w:rFonts w:ascii="Times New Roman" w:hAnsi="Times New Roman" w:cs="Times New Roman"/>
          <w:sz w:val="24"/>
          <w:szCs w:val="24"/>
        </w:rPr>
        <w:t xml:space="preserve">, the </w:t>
      </w:r>
      <w:proofErr w:type="spellStart"/>
      <w:r w:rsidR="007579ED" w:rsidRPr="00EF5670">
        <w:rPr>
          <w:rFonts w:ascii="Times New Roman" w:hAnsi="Times New Roman" w:cs="Times New Roman"/>
          <w:i/>
          <w:iCs/>
          <w:sz w:val="24"/>
          <w:szCs w:val="24"/>
        </w:rPr>
        <w:t>Γ</w:t>
      </w:r>
      <w:r w:rsidR="007579ED" w:rsidRPr="00EF5670">
        <w:rPr>
          <w:rFonts w:ascii="Times New Roman" w:hAnsi="Times New Roman" w:cs="Times New Roman"/>
          <w:sz w:val="24"/>
          <w:szCs w:val="24"/>
          <w:vertAlign w:val="subscript"/>
        </w:rPr>
        <w:t>bottom</w:t>
      </w:r>
      <w:proofErr w:type="spellEnd"/>
      <w:r w:rsidR="007579ED">
        <w:rPr>
          <w:rFonts w:ascii="Times New Roman" w:hAnsi="Times New Roman" w:cs="Times New Roman"/>
          <w:sz w:val="24"/>
          <w:szCs w:val="24"/>
          <w:vertAlign w:val="subscript"/>
        </w:rPr>
        <w:t xml:space="preserve"> </w:t>
      </w:r>
      <w:r w:rsidR="007579ED" w:rsidRPr="007579ED">
        <w:rPr>
          <w:rFonts w:ascii="Times New Roman" w:hAnsi="Times New Roman" w:cs="Times New Roman"/>
          <w:sz w:val="24"/>
          <w:szCs w:val="24"/>
        </w:rPr>
        <w:t xml:space="preserve">is </w:t>
      </w:r>
      <w:r w:rsidR="007579ED">
        <w:rPr>
          <w:rFonts w:ascii="Times New Roman" w:hAnsi="Times New Roman" w:cs="Times New Roman"/>
          <w:sz w:val="24"/>
          <w:szCs w:val="24"/>
        </w:rPr>
        <w:t>smaller</w:t>
      </w:r>
      <w:commentRangeEnd w:id="51"/>
      <w:r w:rsidR="00E470E4">
        <w:rPr>
          <w:rStyle w:val="CommentReference"/>
        </w:rPr>
        <w:commentReference w:id="51"/>
      </w:r>
      <w:r w:rsidR="007579ED">
        <w:rPr>
          <w:rFonts w:ascii="Times New Roman" w:hAnsi="Times New Roman" w:cs="Times New Roman"/>
          <w:sz w:val="24"/>
          <w:szCs w:val="24"/>
        </w:rPr>
        <w:t xml:space="preserve"> due to the conjugation breaker unit -CH</w:t>
      </w:r>
      <w:r w:rsidR="007579ED" w:rsidRPr="007579ED">
        <w:rPr>
          <w:rFonts w:ascii="Times New Roman" w:hAnsi="Times New Roman" w:cs="Times New Roman"/>
          <w:sz w:val="24"/>
          <w:szCs w:val="24"/>
          <w:vertAlign w:val="subscript"/>
        </w:rPr>
        <w:t>2</w:t>
      </w:r>
      <w:r w:rsidR="007579ED">
        <w:rPr>
          <w:rFonts w:ascii="Times New Roman" w:hAnsi="Times New Roman" w:cs="Times New Roman"/>
          <w:sz w:val="24"/>
          <w:szCs w:val="24"/>
        </w:rPr>
        <w:t xml:space="preserve">-. </w:t>
      </w:r>
      <w:commentRangeStart w:id="52"/>
      <w:r w:rsidR="005B4578">
        <w:rPr>
          <w:rFonts w:ascii="Times New Roman" w:hAnsi="Times New Roman" w:cs="Times New Roman" w:hint="eastAsia"/>
          <w:sz w:val="24"/>
          <w:szCs w:val="24"/>
        </w:rPr>
        <w:t>So</w:t>
      </w:r>
      <w:r w:rsidR="009B171B">
        <w:rPr>
          <w:rFonts w:ascii="Times New Roman" w:hAnsi="Times New Roman" w:cs="Times New Roman"/>
          <w:sz w:val="24"/>
          <w:szCs w:val="24"/>
        </w:rPr>
        <w:t>,</w:t>
      </w:r>
      <w:r w:rsidR="005B4578">
        <w:rPr>
          <w:rFonts w:ascii="Times New Roman" w:hAnsi="Times New Roman" w:cs="Times New Roman"/>
          <w:sz w:val="24"/>
          <w:szCs w:val="24"/>
        </w:rPr>
        <w:t xml:space="preserve"> at -1 V bias the </w:t>
      </w:r>
      <w:r w:rsidR="00CC1389">
        <w:rPr>
          <w:rFonts w:ascii="Times New Roman" w:hAnsi="Times New Roman" w:cs="Times New Roman"/>
          <w:sz w:val="24"/>
          <w:szCs w:val="24"/>
        </w:rPr>
        <w:t xml:space="preserve">HOMO level are closer to </w:t>
      </w:r>
      <w:r w:rsidR="00880973">
        <w:rPr>
          <w:rFonts w:ascii="Times New Roman" w:hAnsi="Times New Roman" w:cs="Times New Roman"/>
          <w:sz w:val="24"/>
          <w:szCs w:val="24"/>
        </w:rPr>
        <w:t>the top electrode, further reducing the tunnelling barrier</w:t>
      </w:r>
      <w:commentRangeEnd w:id="52"/>
      <w:r w:rsidR="00E324E2">
        <w:rPr>
          <w:rStyle w:val="CommentReference"/>
        </w:rPr>
        <w:commentReference w:id="52"/>
      </w:r>
      <w:r w:rsidR="00880973">
        <w:rPr>
          <w:rFonts w:ascii="Times New Roman" w:hAnsi="Times New Roman" w:cs="Times New Roman"/>
          <w:sz w:val="24"/>
          <w:szCs w:val="24"/>
        </w:rPr>
        <w:t xml:space="preserve">. </w:t>
      </w:r>
    </w:p>
    <w:p w14:paraId="69D1BC08" w14:textId="77777777" w:rsidR="00270855" w:rsidRPr="00270855" w:rsidRDefault="00270855" w:rsidP="00270855">
      <w:pPr>
        <w:spacing w:line="480" w:lineRule="auto"/>
        <w:rPr>
          <w:rFonts w:ascii="Times New Roman" w:hAnsi="Times New Roman" w:cs="Times New Roman"/>
          <w:sz w:val="24"/>
          <w:szCs w:val="24"/>
        </w:rPr>
      </w:pPr>
    </w:p>
    <w:p w14:paraId="29B87AEA" w14:textId="3C7FB9A9" w:rsidR="00270855" w:rsidRDefault="00270855" w:rsidP="00270855">
      <w:pPr>
        <w:spacing w:line="480" w:lineRule="auto"/>
        <w:rPr>
          <w:rFonts w:ascii="Times New Roman" w:hAnsi="Times New Roman" w:cs="Times New Roman"/>
          <w:i/>
          <w:iCs/>
          <w:sz w:val="24"/>
          <w:szCs w:val="24"/>
        </w:rPr>
      </w:pPr>
      <w:r w:rsidRPr="00270855">
        <w:rPr>
          <w:rFonts w:ascii="Times New Roman" w:hAnsi="Times New Roman" w:cs="Times New Roman"/>
          <w:i/>
          <w:iCs/>
          <w:sz w:val="24"/>
          <w:szCs w:val="24"/>
        </w:rPr>
        <w:lastRenderedPageBreak/>
        <w:t>Temperature-dependent J-V Measurement</w:t>
      </w:r>
    </w:p>
    <w:p w14:paraId="0B024AA2" w14:textId="7048B13F" w:rsidR="00555629" w:rsidRPr="00D3477C" w:rsidRDefault="00555629" w:rsidP="00270855">
      <w:pPr>
        <w:pStyle w:val="ListParagraph"/>
        <w:numPr>
          <w:ilvl w:val="0"/>
          <w:numId w:val="21"/>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 investigate the temperature dependency of the charge transport in these junctions, we stabilized </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in a microfluidic channel to enable </w:t>
      </w:r>
      <w:r w:rsidRPr="00955A5C">
        <w:rPr>
          <w:rFonts w:ascii="Times New Roman" w:hAnsi="Times New Roman" w:cs="Times New Roman"/>
          <w:i/>
          <w:iCs/>
          <w:sz w:val="24"/>
          <w:szCs w:val="24"/>
        </w:rPr>
        <w:t>J-V</w:t>
      </w:r>
      <w:r>
        <w:rPr>
          <w:rFonts w:ascii="Times New Roman" w:hAnsi="Times New Roman" w:cs="Times New Roman"/>
          <w:sz w:val="24"/>
          <w:szCs w:val="24"/>
        </w:rPr>
        <w:t xml:space="preserve"> measurements in vacuum and low temperature. </w:t>
      </w:r>
      <w:r w:rsidRPr="00B256D8">
        <w:rPr>
          <w:rFonts w:ascii="Times New Roman" w:hAnsi="Times New Roman" w:cs="Times New Roman"/>
          <w:sz w:val="24"/>
          <w:szCs w:val="24"/>
          <w:highlight w:val="yellow"/>
        </w:rPr>
        <w:t>The details about the device to be added by Senthil.</w:t>
      </w:r>
      <w:r>
        <w:rPr>
          <w:rFonts w:ascii="Times New Roman" w:hAnsi="Times New Roman" w:cs="Times New Roman"/>
          <w:sz w:val="24"/>
          <w:szCs w:val="24"/>
        </w:rPr>
        <w:t xml:space="preserve"> The results are shown in Figure 4 and 5. </w:t>
      </w:r>
    </w:p>
    <w:p w14:paraId="6DB1C6A4" w14:textId="1EC0165E" w:rsidR="00D5227D" w:rsidRDefault="001F5250" w:rsidP="008F0444">
      <w:pPr>
        <w:spacing w:line="480" w:lineRule="auto"/>
        <w:rPr>
          <w:rFonts w:ascii="Times New Roman" w:hAnsi="Times New Roman" w:cs="Times New Roman"/>
          <w:sz w:val="24"/>
          <w:szCs w:val="24"/>
        </w:rPr>
      </w:pPr>
      <w:r>
        <w:rPr>
          <w:noProof/>
        </w:rPr>
        <w:lastRenderedPageBreak/>
        <w:drawing>
          <wp:inline distT="0" distB="0" distL="0" distR="0" wp14:anchorId="2DA4E9A1" wp14:editId="41B02D21">
            <wp:extent cx="52959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5900" cy="8229600"/>
                    </a:xfrm>
                    <a:prstGeom prst="rect">
                      <a:avLst/>
                    </a:prstGeom>
                    <a:noFill/>
                    <a:ln>
                      <a:noFill/>
                    </a:ln>
                  </pic:spPr>
                </pic:pic>
              </a:graphicData>
            </a:graphic>
          </wp:inline>
        </w:drawing>
      </w:r>
    </w:p>
    <w:p w14:paraId="05691A0D" w14:textId="549A3AC4" w:rsidR="00836CCD" w:rsidRDefault="00417160" w:rsidP="00836CCD">
      <w:pPr>
        <w:spacing w:line="480" w:lineRule="auto"/>
        <w:rPr>
          <w:rFonts w:ascii="Times New Roman" w:hAnsi="Times New Roman" w:cs="Times New Roman"/>
          <w:sz w:val="24"/>
          <w:szCs w:val="24"/>
        </w:rPr>
      </w:pPr>
      <w:r w:rsidRPr="00417160">
        <w:rPr>
          <w:rFonts w:ascii="Times New Roman" w:hAnsi="Times New Roman" w:cs="Times New Roman"/>
          <w:sz w:val="24"/>
          <w:szCs w:val="24"/>
        </w:rPr>
        <w:lastRenderedPageBreak/>
        <w:t xml:space="preserve">Figure </w:t>
      </w:r>
      <w:r w:rsidR="00E1760D">
        <w:rPr>
          <w:rFonts w:ascii="Times New Roman" w:hAnsi="Times New Roman" w:cs="Times New Roman"/>
          <w:sz w:val="24"/>
          <w:szCs w:val="24"/>
        </w:rPr>
        <w:t>4</w:t>
      </w:r>
      <w:r w:rsidR="009529F8">
        <w:rPr>
          <w:rFonts w:ascii="Times New Roman" w:hAnsi="Times New Roman" w:cs="Times New Roman"/>
          <w:sz w:val="24"/>
          <w:szCs w:val="24"/>
        </w:rPr>
        <w:t>.</w:t>
      </w:r>
      <w:r w:rsidRPr="00417160">
        <w:rPr>
          <w:rFonts w:ascii="Times New Roman" w:hAnsi="Times New Roman" w:cs="Times New Roman"/>
          <w:sz w:val="24"/>
          <w:szCs w:val="24"/>
        </w:rPr>
        <w:t xml:space="preserve"> The temperature-dependent </w:t>
      </w:r>
      <w:r w:rsidR="00314831" w:rsidRPr="00314831">
        <w:rPr>
          <w:rFonts w:ascii="Times New Roman" w:hAnsi="Times New Roman" w:cs="Times New Roman"/>
          <w:i/>
          <w:iCs/>
          <w:sz w:val="24"/>
          <w:szCs w:val="24"/>
        </w:rPr>
        <w:t>J</w:t>
      </w:r>
      <w:r w:rsidRPr="00417160">
        <w:rPr>
          <w:rFonts w:ascii="Times New Roman" w:hAnsi="Times New Roman" w:cs="Times New Roman"/>
          <w:sz w:val="24"/>
          <w:szCs w:val="24"/>
        </w:rPr>
        <w:t>-</w:t>
      </w:r>
      <w:r w:rsidRPr="00314831">
        <w:rPr>
          <w:rFonts w:ascii="Times New Roman" w:hAnsi="Times New Roman" w:cs="Times New Roman"/>
          <w:i/>
          <w:iCs/>
          <w:sz w:val="24"/>
          <w:szCs w:val="24"/>
        </w:rPr>
        <w:t>V</w:t>
      </w:r>
      <w:r w:rsidRPr="00417160">
        <w:rPr>
          <w:rFonts w:ascii="Times New Roman" w:hAnsi="Times New Roman" w:cs="Times New Roman"/>
          <w:sz w:val="24"/>
          <w:szCs w:val="24"/>
        </w:rPr>
        <w:t xml:space="preserve"> </w:t>
      </w:r>
      <w:r w:rsidR="004446DE">
        <w:rPr>
          <w:rFonts w:ascii="Times New Roman" w:hAnsi="Times New Roman" w:cs="Times New Roman"/>
          <w:sz w:val="24"/>
          <w:szCs w:val="24"/>
        </w:rPr>
        <w:t xml:space="preserve">data </w:t>
      </w:r>
      <w:r w:rsidR="00314831">
        <w:rPr>
          <w:rFonts w:ascii="Times New Roman" w:hAnsi="Times New Roman" w:cs="Times New Roman"/>
          <w:sz w:val="24"/>
          <w:szCs w:val="24"/>
        </w:rPr>
        <w:t>for</w:t>
      </w:r>
      <w:r w:rsidRPr="00417160">
        <w:rPr>
          <w:rFonts w:ascii="Times New Roman" w:hAnsi="Times New Roman" w:cs="Times New Roman"/>
          <w:sz w:val="24"/>
          <w:szCs w:val="24"/>
        </w:rPr>
        <w:t xml:space="preserve"> </w:t>
      </w:r>
      <w:r w:rsidR="00314831">
        <w:rPr>
          <w:rFonts w:ascii="Times New Roman" w:hAnsi="Times New Roman" w:cs="Times New Roman"/>
          <w:sz w:val="24"/>
          <w:szCs w:val="24"/>
        </w:rPr>
        <w:t xml:space="preserve">SAMs of </w:t>
      </w:r>
      <w:proofErr w:type="spellStart"/>
      <w:r w:rsidRPr="00417160">
        <w:rPr>
          <w:rFonts w:ascii="Times New Roman" w:hAnsi="Times New Roman" w:cs="Times New Roman" w:hint="eastAsia"/>
          <w:sz w:val="24"/>
          <w:szCs w:val="24"/>
        </w:rPr>
        <w:t>OPE</w:t>
      </w:r>
      <w:r w:rsidR="00314831">
        <w:rPr>
          <w:rFonts w:ascii="Times New Roman" w:hAnsi="Times New Roman" w:cs="Times New Roman" w:hint="eastAsia"/>
          <w:sz w:val="24"/>
          <w:szCs w:val="24"/>
        </w:rPr>
        <w:t>n</w:t>
      </w:r>
      <w:proofErr w:type="spellEnd"/>
      <w:r w:rsidR="009B6BA9">
        <w:rPr>
          <w:rFonts w:ascii="Times New Roman" w:hAnsi="Times New Roman" w:cs="Times New Roman"/>
          <w:sz w:val="24"/>
          <w:szCs w:val="24"/>
        </w:rPr>
        <w:t>, n = 1</w:t>
      </w:r>
      <w:r w:rsidR="000242EA">
        <w:rPr>
          <w:rFonts w:ascii="Times New Roman" w:hAnsi="Times New Roman" w:cs="Times New Roman"/>
          <w:sz w:val="24"/>
          <w:szCs w:val="24"/>
        </w:rPr>
        <w:t xml:space="preserve"> (a)</w:t>
      </w:r>
      <w:r w:rsidR="004446DE">
        <w:rPr>
          <w:rFonts w:ascii="Times New Roman" w:hAnsi="Times New Roman" w:cs="Times New Roman"/>
          <w:sz w:val="24"/>
          <w:szCs w:val="24"/>
        </w:rPr>
        <w:t xml:space="preserve">, 2 (c), </w:t>
      </w:r>
      <w:r w:rsidR="009B6BA9">
        <w:rPr>
          <w:rFonts w:ascii="Times New Roman" w:hAnsi="Times New Roman" w:cs="Times New Roman"/>
          <w:sz w:val="24"/>
          <w:szCs w:val="24"/>
        </w:rPr>
        <w:t>3</w:t>
      </w:r>
      <w:r w:rsidR="004446DE">
        <w:rPr>
          <w:rFonts w:ascii="Times New Roman" w:hAnsi="Times New Roman" w:cs="Times New Roman"/>
          <w:sz w:val="24"/>
          <w:szCs w:val="24"/>
        </w:rPr>
        <w:t xml:space="preserve"> (e)</w:t>
      </w:r>
      <w:r w:rsidR="00B841DF">
        <w:rPr>
          <w:rFonts w:ascii="Times New Roman" w:hAnsi="Times New Roman" w:cs="Times New Roman"/>
          <w:sz w:val="24"/>
          <w:szCs w:val="24"/>
        </w:rPr>
        <w:t xml:space="preserve"> and the c</w:t>
      </w:r>
      <w:r w:rsidR="00E5509F">
        <w:rPr>
          <w:rFonts w:ascii="Times New Roman" w:hAnsi="Times New Roman" w:cs="Times New Roman"/>
          <w:sz w:val="24"/>
          <w:szCs w:val="24"/>
        </w:rPr>
        <w:t xml:space="preserve">orresponding Arrhenius plots </w:t>
      </w:r>
      <w:r w:rsidR="00B841DF">
        <w:rPr>
          <w:rFonts w:ascii="Times New Roman" w:hAnsi="Times New Roman" w:cs="Times New Roman"/>
          <w:sz w:val="24"/>
          <w:szCs w:val="24"/>
        </w:rPr>
        <w:t xml:space="preserve">(b), </w:t>
      </w:r>
      <w:r w:rsidR="00E80E8E">
        <w:rPr>
          <w:rFonts w:ascii="Times New Roman" w:hAnsi="Times New Roman" w:cs="Times New Roman"/>
          <w:sz w:val="24"/>
          <w:szCs w:val="24"/>
        </w:rPr>
        <w:t>(d), (f)</w:t>
      </w:r>
      <w:r w:rsidR="00B841DF">
        <w:rPr>
          <w:rFonts w:ascii="Times New Roman" w:hAnsi="Times New Roman" w:cs="Times New Roman"/>
          <w:sz w:val="24"/>
          <w:szCs w:val="24"/>
        </w:rPr>
        <w:t xml:space="preserve">. </w:t>
      </w:r>
      <w:r w:rsidRPr="00417160">
        <w:rPr>
          <w:rFonts w:ascii="Times New Roman" w:hAnsi="Times New Roman" w:cs="Times New Roman"/>
          <w:sz w:val="24"/>
          <w:szCs w:val="24"/>
        </w:rPr>
        <w:t xml:space="preserve">The activation energy </w:t>
      </w:r>
      <w:proofErr w:type="spellStart"/>
      <w:r w:rsidR="00314831" w:rsidRPr="00314831">
        <w:rPr>
          <w:rFonts w:ascii="Times New Roman" w:hAnsi="Times New Roman" w:cs="Times New Roman"/>
          <w:i/>
          <w:iCs/>
          <w:sz w:val="24"/>
          <w:szCs w:val="24"/>
        </w:rPr>
        <w:t>E</w:t>
      </w:r>
      <w:r w:rsidR="00314831" w:rsidRPr="00314831">
        <w:rPr>
          <w:rFonts w:ascii="Times New Roman" w:hAnsi="Times New Roman" w:cs="Times New Roman"/>
          <w:i/>
          <w:iCs/>
          <w:sz w:val="24"/>
          <w:szCs w:val="24"/>
          <w:vertAlign w:val="subscript"/>
        </w:rPr>
        <w:t>a</w:t>
      </w:r>
      <w:proofErr w:type="spellEnd"/>
      <w:r w:rsidR="00314831">
        <w:rPr>
          <w:rFonts w:ascii="Times New Roman" w:hAnsi="Times New Roman" w:cs="Times New Roman"/>
          <w:sz w:val="24"/>
          <w:szCs w:val="24"/>
        </w:rPr>
        <w:t xml:space="preserve"> </w:t>
      </w:r>
      <w:r w:rsidR="008D3983">
        <w:rPr>
          <w:rFonts w:ascii="Times New Roman" w:hAnsi="Times New Roman" w:cs="Times New Roman"/>
          <w:sz w:val="24"/>
          <w:szCs w:val="24"/>
        </w:rPr>
        <w:t xml:space="preserve">derived from the Arrhenius plots </w:t>
      </w:r>
      <w:r w:rsidR="008B4D3B">
        <w:rPr>
          <w:rFonts w:ascii="Times New Roman" w:hAnsi="Times New Roman" w:cs="Times New Roman"/>
          <w:sz w:val="24"/>
          <w:szCs w:val="24"/>
        </w:rPr>
        <w:t xml:space="preserve">as a function of voltage </w:t>
      </w:r>
      <w:r w:rsidR="00DC0212">
        <w:rPr>
          <w:rFonts w:ascii="Times New Roman" w:hAnsi="Times New Roman" w:cs="Times New Roman"/>
          <w:sz w:val="24"/>
          <w:szCs w:val="24"/>
        </w:rPr>
        <w:t xml:space="preserve">at </w:t>
      </w:r>
      <w:r w:rsidR="00C2315E">
        <w:rPr>
          <w:rFonts w:ascii="Times New Roman" w:hAnsi="Times New Roman" w:cs="Times New Roman"/>
          <w:sz w:val="24"/>
          <w:szCs w:val="24"/>
        </w:rPr>
        <w:t xml:space="preserve">negative </w:t>
      </w:r>
      <w:r w:rsidR="00477A52">
        <w:rPr>
          <w:rFonts w:ascii="Times New Roman" w:hAnsi="Times New Roman" w:cs="Times New Roman"/>
          <w:sz w:val="24"/>
          <w:szCs w:val="24"/>
        </w:rPr>
        <w:t>(</w:t>
      </w:r>
      <w:r w:rsidR="00C2315E">
        <w:rPr>
          <w:rFonts w:ascii="Times New Roman" w:hAnsi="Times New Roman" w:cs="Times New Roman"/>
          <w:sz w:val="24"/>
          <w:szCs w:val="24"/>
        </w:rPr>
        <w:t>g</w:t>
      </w:r>
      <w:r w:rsidR="00477A52">
        <w:rPr>
          <w:rFonts w:ascii="Times New Roman" w:hAnsi="Times New Roman" w:cs="Times New Roman"/>
          <w:sz w:val="24"/>
          <w:szCs w:val="24"/>
        </w:rPr>
        <w:t xml:space="preserve">) and </w:t>
      </w:r>
      <w:r w:rsidR="00C2315E">
        <w:rPr>
          <w:rFonts w:ascii="Times New Roman" w:hAnsi="Times New Roman" w:cs="Times New Roman"/>
          <w:sz w:val="24"/>
          <w:szCs w:val="24"/>
        </w:rPr>
        <w:t xml:space="preserve">positive </w:t>
      </w:r>
      <w:r w:rsidR="00477A52">
        <w:rPr>
          <w:rFonts w:ascii="Times New Roman" w:hAnsi="Times New Roman" w:cs="Times New Roman"/>
          <w:sz w:val="24"/>
          <w:szCs w:val="24"/>
        </w:rPr>
        <w:t xml:space="preserve">(h) </w:t>
      </w:r>
      <w:r w:rsidR="00C2315E">
        <w:rPr>
          <w:rFonts w:ascii="Times New Roman" w:hAnsi="Times New Roman" w:cs="Times New Roman"/>
          <w:sz w:val="24"/>
          <w:szCs w:val="24"/>
        </w:rPr>
        <w:t xml:space="preserve">bias. </w:t>
      </w:r>
      <w:r w:rsidR="00224630">
        <w:rPr>
          <w:rFonts w:ascii="Times New Roman" w:hAnsi="Times New Roman" w:cs="Times New Roman"/>
          <w:sz w:val="24"/>
          <w:szCs w:val="24"/>
        </w:rPr>
        <w:t xml:space="preserve">One junction for each </w:t>
      </w:r>
      <w:r w:rsidR="003D2DE4">
        <w:rPr>
          <w:rFonts w:ascii="Times New Roman" w:hAnsi="Times New Roman" w:cs="Times New Roman"/>
          <w:sz w:val="24"/>
          <w:szCs w:val="24"/>
        </w:rPr>
        <w:t>type of SAM was shown in this figure</w:t>
      </w:r>
      <w:r w:rsidR="00454717">
        <w:rPr>
          <w:rFonts w:ascii="Times New Roman" w:hAnsi="Times New Roman" w:cs="Times New Roman"/>
          <w:sz w:val="24"/>
          <w:szCs w:val="24"/>
        </w:rPr>
        <w:t>. The complete data sets of three junctions can be found in the su</w:t>
      </w:r>
      <w:r w:rsidR="00F76C5C">
        <w:rPr>
          <w:rFonts w:ascii="Times New Roman" w:hAnsi="Times New Roman" w:cs="Times New Roman"/>
          <w:sz w:val="24"/>
          <w:szCs w:val="24"/>
        </w:rPr>
        <w:t>pplementary information.</w:t>
      </w:r>
    </w:p>
    <w:p w14:paraId="53818598" w14:textId="77777777" w:rsidR="00555629" w:rsidRPr="00D3477C" w:rsidRDefault="00555629" w:rsidP="00D3477C">
      <w:pPr>
        <w:spacing w:line="480" w:lineRule="auto"/>
        <w:rPr>
          <w:rFonts w:ascii="Times New Roman" w:hAnsi="Times New Roman" w:cs="Times New Roman"/>
          <w:sz w:val="24"/>
          <w:szCs w:val="24"/>
        </w:rPr>
      </w:pPr>
      <w:r>
        <w:rPr>
          <w:noProof/>
        </w:rPr>
        <w:lastRenderedPageBreak/>
        <w:drawing>
          <wp:inline distT="0" distB="0" distL="0" distR="0" wp14:anchorId="2D8C46D1" wp14:editId="79859E7B">
            <wp:extent cx="52857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5740" cy="8229600"/>
                    </a:xfrm>
                    <a:prstGeom prst="rect">
                      <a:avLst/>
                    </a:prstGeom>
                    <a:noFill/>
                    <a:ln>
                      <a:noFill/>
                    </a:ln>
                  </pic:spPr>
                </pic:pic>
              </a:graphicData>
            </a:graphic>
          </wp:inline>
        </w:drawing>
      </w:r>
    </w:p>
    <w:p w14:paraId="62104B70" w14:textId="6AA350B3" w:rsidR="00555629" w:rsidRPr="00D3477C" w:rsidRDefault="00555629" w:rsidP="00555629">
      <w:pPr>
        <w:spacing w:line="480" w:lineRule="auto"/>
        <w:rPr>
          <w:rFonts w:ascii="Times New Roman" w:hAnsi="Times New Roman" w:cs="Times New Roman"/>
          <w:sz w:val="24"/>
          <w:szCs w:val="24"/>
        </w:rPr>
      </w:pPr>
      <w:r w:rsidRPr="00D3477C">
        <w:rPr>
          <w:rFonts w:ascii="Times New Roman" w:hAnsi="Times New Roman" w:cs="Times New Roman"/>
          <w:sz w:val="24"/>
          <w:szCs w:val="24"/>
        </w:rPr>
        <w:lastRenderedPageBreak/>
        <w:t xml:space="preserve">Figure 5. The temperature-dependent </w:t>
      </w:r>
      <w:r w:rsidRPr="00D3477C">
        <w:rPr>
          <w:rFonts w:ascii="Times New Roman" w:hAnsi="Times New Roman" w:cs="Times New Roman"/>
          <w:i/>
          <w:iCs/>
          <w:sz w:val="24"/>
          <w:szCs w:val="24"/>
        </w:rPr>
        <w:t>J</w:t>
      </w:r>
      <w:r w:rsidRPr="00D3477C">
        <w:rPr>
          <w:rFonts w:ascii="Times New Roman" w:hAnsi="Times New Roman" w:cs="Times New Roman"/>
          <w:sz w:val="24"/>
          <w:szCs w:val="24"/>
        </w:rPr>
        <w:t>-</w:t>
      </w:r>
      <w:r w:rsidRPr="00D3477C">
        <w:rPr>
          <w:rFonts w:ascii="Times New Roman" w:hAnsi="Times New Roman" w:cs="Times New Roman"/>
          <w:i/>
          <w:iCs/>
          <w:sz w:val="24"/>
          <w:szCs w:val="24"/>
        </w:rPr>
        <w:t>V</w:t>
      </w:r>
      <w:r w:rsidRPr="00D3477C">
        <w:rPr>
          <w:rFonts w:ascii="Times New Roman" w:hAnsi="Times New Roman" w:cs="Times New Roman"/>
          <w:sz w:val="24"/>
          <w:szCs w:val="24"/>
        </w:rPr>
        <w:t xml:space="preserve"> data for SAMs of </w:t>
      </w:r>
      <w:proofErr w:type="spellStart"/>
      <w:r w:rsidRPr="00D3477C">
        <w:rPr>
          <w:rFonts w:ascii="Times New Roman" w:hAnsi="Times New Roman" w:cs="Times New Roman" w:hint="eastAsia"/>
          <w:sz w:val="24"/>
          <w:szCs w:val="24"/>
        </w:rPr>
        <w:t>OPEn</w:t>
      </w:r>
      <w:r w:rsidRPr="00D3477C">
        <w:rPr>
          <w:rFonts w:ascii="Times New Roman" w:hAnsi="Times New Roman" w:cs="Times New Roman"/>
          <w:sz w:val="24"/>
          <w:szCs w:val="24"/>
        </w:rPr>
        <w:t>C</w:t>
      </w:r>
      <w:proofErr w:type="spellEnd"/>
      <w:r w:rsidRPr="00D3477C">
        <w:rPr>
          <w:rFonts w:ascii="Times New Roman" w:hAnsi="Times New Roman" w:cs="Times New Roman"/>
          <w:sz w:val="24"/>
          <w:szCs w:val="24"/>
        </w:rPr>
        <w:t xml:space="preserve">, n = 1 (a), 2 (c), 3 (e) and the corresponding Arrhenius plots (b), (d), (f). The activation energy </w:t>
      </w:r>
      <w:proofErr w:type="spellStart"/>
      <w:r w:rsidRPr="00D3477C">
        <w:rPr>
          <w:rFonts w:ascii="Times New Roman" w:hAnsi="Times New Roman" w:cs="Times New Roman"/>
          <w:i/>
          <w:iCs/>
          <w:sz w:val="24"/>
          <w:szCs w:val="24"/>
        </w:rPr>
        <w:t>E</w:t>
      </w:r>
      <w:r w:rsidRPr="00D3477C">
        <w:rPr>
          <w:rFonts w:ascii="Times New Roman" w:hAnsi="Times New Roman" w:cs="Times New Roman"/>
          <w:i/>
          <w:iCs/>
          <w:sz w:val="24"/>
          <w:szCs w:val="24"/>
          <w:vertAlign w:val="subscript"/>
        </w:rPr>
        <w:t>a</w:t>
      </w:r>
      <w:proofErr w:type="spellEnd"/>
      <w:r w:rsidRPr="00D3477C">
        <w:rPr>
          <w:rFonts w:ascii="Times New Roman" w:hAnsi="Times New Roman" w:cs="Times New Roman"/>
          <w:sz w:val="24"/>
          <w:szCs w:val="24"/>
        </w:rPr>
        <w:t xml:space="preserve"> derived from the Arrhenius plots as a function of voltage at negative (g) and positive (h) bias. One junction for each type of SAM was shown in this figure. The complete data sets of three junctions can be found in the supplementary information.</w:t>
      </w:r>
    </w:p>
    <w:p w14:paraId="41D49952" w14:textId="6856B951" w:rsidR="006844BC" w:rsidRPr="009C455F" w:rsidRDefault="00E1760D" w:rsidP="00836CCD">
      <w:pPr>
        <w:pStyle w:val="ListParagraph"/>
        <w:numPr>
          <w:ilvl w:val="0"/>
          <w:numId w:val="21"/>
        </w:numPr>
        <w:spacing w:line="480" w:lineRule="auto"/>
        <w:ind w:left="360"/>
        <w:rPr>
          <w:rFonts w:ascii="Times New Roman" w:hAnsi="Times New Roman" w:cs="Times New Roman"/>
          <w:sz w:val="24"/>
          <w:szCs w:val="24"/>
          <w:highlight w:val="yellow"/>
        </w:rPr>
      </w:pPr>
      <w:r w:rsidRPr="00836CCD">
        <w:rPr>
          <w:rFonts w:ascii="Times New Roman" w:hAnsi="Times New Roman" w:cs="Times New Roman"/>
          <w:sz w:val="24"/>
          <w:szCs w:val="24"/>
        </w:rPr>
        <w:t>Figure 4</w:t>
      </w:r>
      <w:r w:rsidR="00FD56FE" w:rsidRPr="00836CCD">
        <w:rPr>
          <w:rFonts w:ascii="Times New Roman" w:hAnsi="Times New Roman" w:cs="Times New Roman"/>
          <w:sz w:val="24"/>
          <w:szCs w:val="24"/>
        </w:rPr>
        <w:t xml:space="preserve"> (a) – (c)</w:t>
      </w:r>
      <w:r w:rsidR="00675420">
        <w:rPr>
          <w:rFonts w:ascii="Times New Roman" w:hAnsi="Times New Roman" w:cs="Times New Roman"/>
          <w:sz w:val="24"/>
          <w:szCs w:val="24"/>
        </w:rPr>
        <w:t xml:space="preserve"> and (e) – (g)</w:t>
      </w:r>
      <w:r w:rsidRPr="00836CCD">
        <w:rPr>
          <w:rFonts w:ascii="Times New Roman" w:hAnsi="Times New Roman" w:cs="Times New Roman"/>
          <w:sz w:val="24"/>
          <w:szCs w:val="24"/>
        </w:rPr>
        <w:t xml:space="preserve"> shows the </w:t>
      </w:r>
      <w:r w:rsidR="00FD04CB" w:rsidRPr="00836CCD">
        <w:rPr>
          <w:rFonts w:ascii="Times New Roman" w:hAnsi="Times New Roman" w:cs="Times New Roman"/>
          <w:i/>
          <w:iCs/>
          <w:sz w:val="24"/>
          <w:szCs w:val="24"/>
        </w:rPr>
        <w:t>J</w:t>
      </w:r>
      <w:r w:rsidR="00FD04CB" w:rsidRPr="00836CCD">
        <w:rPr>
          <w:rFonts w:ascii="Times New Roman" w:hAnsi="Times New Roman" w:cs="Times New Roman"/>
          <w:sz w:val="24"/>
          <w:szCs w:val="24"/>
        </w:rPr>
        <w:t>-</w:t>
      </w:r>
      <w:r w:rsidR="00FD04CB" w:rsidRPr="00836CCD">
        <w:rPr>
          <w:rFonts w:ascii="Times New Roman" w:hAnsi="Times New Roman" w:cs="Times New Roman"/>
          <w:i/>
          <w:iCs/>
          <w:sz w:val="24"/>
          <w:szCs w:val="24"/>
        </w:rPr>
        <w:t>V</w:t>
      </w:r>
      <w:r w:rsidR="00FD04CB" w:rsidRPr="00836CCD">
        <w:rPr>
          <w:rFonts w:ascii="Times New Roman" w:hAnsi="Times New Roman" w:cs="Times New Roman"/>
          <w:sz w:val="24"/>
          <w:szCs w:val="24"/>
        </w:rPr>
        <w:t xml:space="preserve"> response of the junction</w:t>
      </w:r>
      <w:r w:rsidR="0020119F">
        <w:rPr>
          <w:rFonts w:ascii="Times New Roman" w:hAnsi="Times New Roman" w:cs="Times New Roman"/>
          <w:sz w:val="24"/>
          <w:szCs w:val="24"/>
        </w:rPr>
        <w:t xml:space="preserve">s. </w:t>
      </w:r>
      <w:r w:rsidR="00826CE9" w:rsidRPr="00836CCD">
        <w:rPr>
          <w:rFonts w:ascii="Times New Roman" w:hAnsi="Times New Roman" w:cs="Times New Roman"/>
          <w:sz w:val="24"/>
          <w:szCs w:val="24"/>
        </w:rPr>
        <w:t xml:space="preserve">The </w:t>
      </w:r>
      <w:r w:rsidR="00325850" w:rsidRPr="00836CCD">
        <w:rPr>
          <w:rFonts w:ascii="Times New Roman" w:hAnsi="Times New Roman" w:cs="Times New Roman"/>
          <w:sz w:val="24"/>
          <w:szCs w:val="24"/>
        </w:rPr>
        <w:t>current densit</w:t>
      </w:r>
      <w:r w:rsidR="00962663" w:rsidRPr="00836CCD">
        <w:rPr>
          <w:rFonts w:ascii="Times New Roman" w:hAnsi="Times New Roman" w:cs="Times New Roman"/>
          <w:sz w:val="24"/>
          <w:szCs w:val="24"/>
        </w:rPr>
        <w:t>ies</w:t>
      </w:r>
      <w:r w:rsidR="00325850" w:rsidRPr="00836CCD">
        <w:rPr>
          <w:rFonts w:ascii="Times New Roman" w:hAnsi="Times New Roman" w:cs="Times New Roman"/>
          <w:sz w:val="24"/>
          <w:szCs w:val="24"/>
        </w:rPr>
        <w:t xml:space="preserve"> of the junction are </w:t>
      </w:r>
      <w:r w:rsidR="005318BF">
        <w:rPr>
          <w:rFonts w:ascii="Times New Roman" w:hAnsi="Times New Roman" w:cs="Times New Roman"/>
          <w:sz w:val="24"/>
          <w:szCs w:val="24"/>
        </w:rPr>
        <w:t xml:space="preserve">within one standard deviation </w:t>
      </w:r>
      <w:r w:rsidR="00675420">
        <w:rPr>
          <w:rFonts w:ascii="Times New Roman" w:hAnsi="Times New Roman" w:cs="Times New Roman"/>
          <w:sz w:val="24"/>
          <w:szCs w:val="24"/>
        </w:rPr>
        <w:t>of those from</w:t>
      </w:r>
      <w:r w:rsidR="00962663" w:rsidRPr="00836CCD">
        <w:rPr>
          <w:rFonts w:ascii="Times New Roman" w:hAnsi="Times New Roman" w:cs="Times New Roman"/>
          <w:sz w:val="24"/>
          <w:szCs w:val="24"/>
        </w:rPr>
        <w:t xml:space="preserve"> the same junctions </w:t>
      </w:r>
      <w:r w:rsidR="00D115F4" w:rsidRPr="00836CCD">
        <w:rPr>
          <w:rFonts w:ascii="Times New Roman" w:hAnsi="Times New Roman" w:cs="Times New Roman"/>
          <w:sz w:val="24"/>
          <w:szCs w:val="24"/>
        </w:rPr>
        <w:t xml:space="preserve">using cone-shaped </w:t>
      </w:r>
      <w:proofErr w:type="spellStart"/>
      <w:r w:rsidR="00D115F4" w:rsidRPr="00836CCD">
        <w:rPr>
          <w:rFonts w:ascii="Times New Roman" w:hAnsi="Times New Roman" w:cs="Times New Roman"/>
          <w:sz w:val="24"/>
          <w:szCs w:val="24"/>
        </w:rPr>
        <w:t>EGaIn</w:t>
      </w:r>
      <w:proofErr w:type="spellEnd"/>
      <w:r w:rsidR="00D115F4" w:rsidRPr="00836CCD">
        <w:rPr>
          <w:rFonts w:ascii="Times New Roman" w:hAnsi="Times New Roman" w:cs="Times New Roman"/>
          <w:sz w:val="24"/>
          <w:szCs w:val="24"/>
        </w:rPr>
        <w:t xml:space="preserve"> tip</w:t>
      </w:r>
      <w:r w:rsidR="00C70F81" w:rsidRPr="00836CCD">
        <w:rPr>
          <w:rFonts w:ascii="Times New Roman" w:hAnsi="Times New Roman" w:cs="Times New Roman"/>
          <w:sz w:val="24"/>
          <w:szCs w:val="24"/>
        </w:rPr>
        <w:t>s</w:t>
      </w:r>
      <w:r w:rsidR="00D115F4" w:rsidRPr="00836CCD">
        <w:rPr>
          <w:rFonts w:ascii="Times New Roman" w:hAnsi="Times New Roman" w:cs="Times New Roman"/>
          <w:sz w:val="24"/>
          <w:szCs w:val="24"/>
        </w:rPr>
        <w:t xml:space="preserve"> as the top electr</w:t>
      </w:r>
      <w:r w:rsidR="00C70F81" w:rsidRPr="00836CCD">
        <w:rPr>
          <w:rFonts w:ascii="Times New Roman" w:hAnsi="Times New Roman" w:cs="Times New Roman"/>
          <w:sz w:val="24"/>
          <w:szCs w:val="24"/>
        </w:rPr>
        <w:t>o</w:t>
      </w:r>
      <w:r w:rsidR="00D115F4" w:rsidRPr="00836CCD">
        <w:rPr>
          <w:rFonts w:ascii="Times New Roman" w:hAnsi="Times New Roman" w:cs="Times New Roman"/>
          <w:sz w:val="24"/>
          <w:szCs w:val="24"/>
        </w:rPr>
        <w:t>des</w:t>
      </w:r>
      <w:r w:rsidR="00B9796D">
        <w:rPr>
          <w:rFonts w:ascii="Times New Roman" w:hAnsi="Times New Roman" w:cs="Times New Roman"/>
          <w:sz w:val="24"/>
          <w:szCs w:val="24"/>
        </w:rPr>
        <w:t xml:space="preserve"> (Figure 3)</w:t>
      </w:r>
      <w:r w:rsidR="00675420">
        <w:rPr>
          <w:rFonts w:ascii="Times New Roman" w:hAnsi="Times New Roman" w:cs="Times New Roman"/>
          <w:sz w:val="24"/>
          <w:szCs w:val="24"/>
        </w:rPr>
        <w:t>. T</w:t>
      </w:r>
      <w:commentRangeStart w:id="53"/>
      <w:r w:rsidR="009152BA" w:rsidRPr="00836CCD">
        <w:rPr>
          <w:rFonts w:ascii="Times New Roman" w:hAnsi="Times New Roman" w:cs="Times New Roman"/>
          <w:sz w:val="24"/>
          <w:szCs w:val="24"/>
        </w:rPr>
        <w:t>he rectification</w:t>
      </w:r>
      <w:r w:rsidR="009C5384" w:rsidRPr="00836CCD">
        <w:rPr>
          <w:rFonts w:ascii="Times New Roman" w:hAnsi="Times New Roman" w:cs="Times New Roman"/>
          <w:sz w:val="24"/>
          <w:szCs w:val="24"/>
        </w:rPr>
        <w:t xml:space="preserve"> ratio</w:t>
      </w:r>
      <w:r w:rsidR="00672D29" w:rsidRPr="00836CCD">
        <w:rPr>
          <w:rFonts w:ascii="Times New Roman" w:hAnsi="Times New Roman" w:cs="Times New Roman"/>
          <w:sz w:val="24"/>
          <w:szCs w:val="24"/>
        </w:rPr>
        <w:t>s</w:t>
      </w:r>
      <w:r w:rsidR="009152BA" w:rsidRPr="00836CCD">
        <w:rPr>
          <w:rFonts w:ascii="Times New Roman" w:hAnsi="Times New Roman" w:cs="Times New Roman"/>
          <w:sz w:val="24"/>
          <w:szCs w:val="24"/>
        </w:rPr>
        <w:t xml:space="preserve"> of the junctions </w:t>
      </w:r>
      <w:r w:rsidR="009C5384" w:rsidRPr="00836CCD">
        <w:rPr>
          <w:rFonts w:ascii="Times New Roman" w:hAnsi="Times New Roman" w:cs="Times New Roman"/>
          <w:sz w:val="24"/>
          <w:szCs w:val="24"/>
        </w:rPr>
        <w:t>remain the same as the result showed in Figure 3</w:t>
      </w:r>
      <w:r w:rsidR="009E6DD5" w:rsidRPr="00836CCD">
        <w:rPr>
          <w:rFonts w:ascii="Times New Roman" w:hAnsi="Times New Roman" w:cs="Times New Roman"/>
          <w:sz w:val="24"/>
          <w:szCs w:val="24"/>
        </w:rPr>
        <w:t>, indicating the rectification is caused by the molecule</w:t>
      </w:r>
      <w:r w:rsidR="00D9462F" w:rsidRPr="00836CCD">
        <w:rPr>
          <w:rFonts w:ascii="Times New Roman" w:hAnsi="Times New Roman" w:cs="Times New Roman"/>
          <w:sz w:val="24"/>
          <w:szCs w:val="24"/>
        </w:rPr>
        <w:t>s themselves</w:t>
      </w:r>
      <w:r w:rsidR="00867AD4" w:rsidRPr="00836CCD">
        <w:rPr>
          <w:rFonts w:ascii="Times New Roman" w:hAnsi="Times New Roman" w:cs="Times New Roman"/>
          <w:sz w:val="24"/>
          <w:szCs w:val="24"/>
        </w:rPr>
        <w:t>.</w:t>
      </w:r>
      <w:commentRangeEnd w:id="53"/>
      <w:r w:rsidR="00DD21DB">
        <w:rPr>
          <w:rStyle w:val="CommentReference"/>
        </w:rPr>
        <w:commentReference w:id="53"/>
      </w:r>
      <w:r w:rsidR="00867AD4" w:rsidRPr="00836CCD">
        <w:rPr>
          <w:rFonts w:ascii="Times New Roman" w:hAnsi="Times New Roman" w:cs="Times New Roman"/>
          <w:sz w:val="24"/>
          <w:szCs w:val="24"/>
        </w:rPr>
        <w:t xml:space="preserve"> </w:t>
      </w:r>
      <w:r w:rsidR="00B9796D">
        <w:rPr>
          <w:rFonts w:ascii="Times New Roman" w:hAnsi="Times New Roman" w:cs="Times New Roman"/>
          <w:sz w:val="24"/>
          <w:szCs w:val="24"/>
          <w:highlight w:val="yellow"/>
        </w:rPr>
        <w:t xml:space="preserve">We can </w:t>
      </w:r>
      <w:proofErr w:type="spellStart"/>
      <w:r w:rsidR="00B9796D">
        <w:rPr>
          <w:rFonts w:ascii="Times New Roman" w:hAnsi="Times New Roman" w:cs="Times New Roman"/>
          <w:sz w:val="24"/>
          <w:szCs w:val="24"/>
          <w:highlight w:val="yellow"/>
        </w:rPr>
        <w:t>analyze</w:t>
      </w:r>
      <w:proofErr w:type="spellEnd"/>
      <w:r w:rsidR="00B9796D">
        <w:rPr>
          <w:rFonts w:ascii="Times New Roman" w:hAnsi="Times New Roman" w:cs="Times New Roman"/>
          <w:sz w:val="24"/>
          <w:szCs w:val="24"/>
          <w:highlight w:val="yellow"/>
        </w:rPr>
        <w:t xml:space="preserve"> the shape with NDC</w:t>
      </w:r>
      <w:r w:rsidR="00F934C1">
        <w:rPr>
          <w:rFonts w:ascii="Times New Roman" w:hAnsi="Times New Roman" w:cs="Times New Roman"/>
          <w:sz w:val="24"/>
          <w:szCs w:val="24"/>
          <w:highlight w:val="yellow"/>
        </w:rPr>
        <w:t>, will be done by Senthil</w:t>
      </w:r>
      <w:r w:rsidR="009C455F" w:rsidRPr="009C455F">
        <w:rPr>
          <w:rFonts w:ascii="Times New Roman" w:hAnsi="Times New Roman" w:cs="Times New Roman"/>
          <w:sz w:val="24"/>
          <w:szCs w:val="24"/>
          <w:highlight w:val="yellow"/>
        </w:rPr>
        <w:t>.</w:t>
      </w:r>
    </w:p>
    <w:p w14:paraId="6254A8AC" w14:textId="418C137D" w:rsidR="0023687D" w:rsidRDefault="00485EA4" w:rsidP="00D14CF0">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Figure 4 (d) </w:t>
      </w:r>
      <w:r w:rsidR="00774064">
        <w:rPr>
          <w:rFonts w:ascii="Times New Roman" w:hAnsi="Times New Roman" w:cs="Times New Roman"/>
          <w:sz w:val="24"/>
          <w:szCs w:val="24"/>
        </w:rPr>
        <w:t xml:space="preserve">and (h) </w:t>
      </w:r>
      <w:r>
        <w:rPr>
          <w:rFonts w:ascii="Times New Roman" w:hAnsi="Times New Roman" w:cs="Times New Roman"/>
          <w:sz w:val="24"/>
          <w:szCs w:val="24"/>
        </w:rPr>
        <w:t xml:space="preserve">shows </w:t>
      </w:r>
      <w:r w:rsidR="00774064">
        <w:rPr>
          <w:rFonts w:ascii="Times New Roman" w:hAnsi="Times New Roman" w:cs="Times New Roman"/>
          <w:sz w:val="24"/>
          <w:szCs w:val="24"/>
        </w:rPr>
        <w:t xml:space="preserve">the </w:t>
      </w:r>
      <w:r w:rsidR="00B77935">
        <w:rPr>
          <w:rFonts w:ascii="Times New Roman" w:hAnsi="Times New Roman" w:cs="Times New Roman"/>
          <w:sz w:val="24"/>
          <w:szCs w:val="24"/>
        </w:rPr>
        <w:t>activation energy of the charge transport process</w:t>
      </w:r>
      <w:r w:rsidR="00EE3C10">
        <w:rPr>
          <w:rFonts w:ascii="Times New Roman" w:hAnsi="Times New Roman" w:cs="Times New Roman"/>
          <w:sz w:val="24"/>
          <w:szCs w:val="24"/>
        </w:rPr>
        <w:t xml:space="preserve"> as a function of bias voltage</w:t>
      </w:r>
      <w:r w:rsidR="00232742">
        <w:rPr>
          <w:rFonts w:ascii="Times New Roman" w:hAnsi="Times New Roman" w:cs="Times New Roman"/>
          <w:sz w:val="24"/>
          <w:szCs w:val="24"/>
        </w:rPr>
        <w:t xml:space="preserve">. The data from </w:t>
      </w:r>
      <w:r w:rsidR="0075039B">
        <w:rPr>
          <w:rFonts w:ascii="Times New Roman" w:hAnsi="Times New Roman" w:cs="Times New Roman"/>
          <w:sz w:val="24"/>
          <w:szCs w:val="24"/>
        </w:rPr>
        <w:t>-0.2 V to +0.2 V was</w:t>
      </w:r>
      <w:r w:rsidR="004C19AB">
        <w:rPr>
          <w:rFonts w:ascii="Times New Roman" w:hAnsi="Times New Roman" w:cs="Times New Roman"/>
          <w:sz w:val="24"/>
          <w:szCs w:val="24"/>
        </w:rPr>
        <w:t xml:space="preserve"> omitted because they </w:t>
      </w:r>
      <w:r w:rsidR="0023687D">
        <w:rPr>
          <w:rFonts w:ascii="Times New Roman" w:hAnsi="Times New Roman" w:cs="Times New Roman"/>
          <w:sz w:val="24"/>
          <w:szCs w:val="24"/>
        </w:rPr>
        <w:t xml:space="preserve">are affected by capacitive current and does not provide insights for our discussion. </w:t>
      </w:r>
    </w:p>
    <w:p w14:paraId="2FA06FF8" w14:textId="1E2410FD" w:rsidR="0089120A" w:rsidRDefault="0023687D" w:rsidP="00D14CF0">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For OPE1 and OPE1C, </w:t>
      </w:r>
      <w:commentRangeStart w:id="54"/>
      <w:r w:rsidR="00485EA4">
        <w:rPr>
          <w:rFonts w:ascii="Times New Roman" w:hAnsi="Times New Roman" w:cs="Times New Roman"/>
          <w:sz w:val="24"/>
          <w:szCs w:val="24"/>
        </w:rPr>
        <w:t xml:space="preserve">the charge transport process is </w:t>
      </w:r>
      <w:r w:rsidR="008C4CCA">
        <w:rPr>
          <w:rFonts w:ascii="Times New Roman" w:hAnsi="Times New Roman" w:cs="Times New Roman"/>
          <w:sz w:val="24"/>
          <w:szCs w:val="24"/>
        </w:rPr>
        <w:t xml:space="preserve">virtually </w:t>
      </w:r>
      <w:proofErr w:type="spellStart"/>
      <w:r w:rsidR="00485EA4">
        <w:rPr>
          <w:rFonts w:ascii="Times New Roman" w:hAnsi="Times New Roman" w:cs="Times New Roman"/>
          <w:sz w:val="24"/>
          <w:szCs w:val="24"/>
        </w:rPr>
        <w:t>activationless</w:t>
      </w:r>
      <w:proofErr w:type="spellEnd"/>
      <w:r w:rsidR="00485EA4">
        <w:rPr>
          <w:rFonts w:ascii="Times New Roman" w:hAnsi="Times New Roman" w:cs="Times New Roman"/>
          <w:sz w:val="24"/>
          <w:szCs w:val="24"/>
        </w:rPr>
        <w:t xml:space="preserve"> (</w:t>
      </w:r>
      <w:proofErr w:type="spellStart"/>
      <w:r w:rsidR="00485EA4" w:rsidRPr="0047427E">
        <w:rPr>
          <w:rFonts w:ascii="Times New Roman" w:hAnsi="Times New Roman" w:cs="Times New Roman"/>
          <w:i/>
          <w:iCs/>
          <w:sz w:val="24"/>
          <w:szCs w:val="24"/>
        </w:rPr>
        <w:t>E</w:t>
      </w:r>
      <w:r w:rsidR="00485EA4" w:rsidRPr="006948EB">
        <w:rPr>
          <w:rFonts w:ascii="Times New Roman" w:hAnsi="Times New Roman" w:cs="Times New Roman"/>
          <w:i/>
          <w:iCs/>
          <w:sz w:val="24"/>
          <w:szCs w:val="24"/>
          <w:vertAlign w:val="subscript"/>
        </w:rPr>
        <w:t>a</w:t>
      </w:r>
      <w:proofErr w:type="spellEnd"/>
      <w:r w:rsidR="00485EA4">
        <w:rPr>
          <w:rFonts w:ascii="Times New Roman" w:hAnsi="Times New Roman" w:cs="Times New Roman"/>
          <w:sz w:val="24"/>
          <w:szCs w:val="24"/>
        </w:rPr>
        <w:t xml:space="preserve"> ≈ 0)</w:t>
      </w:r>
      <w:r w:rsidR="008C4CCA">
        <w:rPr>
          <w:rFonts w:ascii="Times New Roman" w:hAnsi="Times New Roman" w:cs="Times New Roman"/>
          <w:sz w:val="24"/>
          <w:szCs w:val="24"/>
        </w:rPr>
        <w:t>, indicating coherent tunnelling</w:t>
      </w:r>
      <w:commentRangeEnd w:id="54"/>
      <w:r w:rsidR="00AC576B">
        <w:rPr>
          <w:rStyle w:val="CommentReference"/>
        </w:rPr>
        <w:commentReference w:id="54"/>
      </w:r>
      <w:r w:rsidR="008C4CCA">
        <w:rPr>
          <w:rFonts w:ascii="Times New Roman" w:hAnsi="Times New Roman" w:cs="Times New Roman"/>
          <w:sz w:val="24"/>
          <w:szCs w:val="24"/>
        </w:rPr>
        <w:t xml:space="preserve">. </w:t>
      </w:r>
      <w:commentRangeStart w:id="55"/>
      <w:r w:rsidR="008C4CCA">
        <w:rPr>
          <w:rFonts w:ascii="Times New Roman" w:hAnsi="Times New Roman" w:cs="Times New Roman"/>
          <w:sz w:val="24"/>
          <w:szCs w:val="24"/>
        </w:rPr>
        <w:t xml:space="preserve">Another possibility is the leakage currents dominates </w:t>
      </w:r>
      <w:r w:rsidR="00BB3712">
        <w:rPr>
          <w:rFonts w:ascii="Times New Roman" w:hAnsi="Times New Roman" w:cs="Times New Roman"/>
          <w:sz w:val="24"/>
          <w:szCs w:val="24"/>
        </w:rPr>
        <w:t>for th</w:t>
      </w:r>
      <w:r w:rsidR="0089120A">
        <w:rPr>
          <w:rFonts w:ascii="Times New Roman" w:hAnsi="Times New Roman" w:cs="Times New Roman"/>
          <w:sz w:val="24"/>
          <w:szCs w:val="24"/>
        </w:rPr>
        <w:t>ese</w:t>
      </w:r>
      <w:r w:rsidR="00BB3712">
        <w:rPr>
          <w:rFonts w:ascii="Times New Roman" w:hAnsi="Times New Roman" w:cs="Times New Roman"/>
          <w:sz w:val="24"/>
          <w:szCs w:val="24"/>
        </w:rPr>
        <w:t xml:space="preserve"> junctions because the molecules are short </w:t>
      </w:r>
      <w:r w:rsidR="0089120A">
        <w:rPr>
          <w:rFonts w:ascii="Times New Roman" w:hAnsi="Times New Roman" w:cs="Times New Roman"/>
          <w:sz w:val="24"/>
          <w:szCs w:val="24"/>
        </w:rPr>
        <w:t>and the SAMs are more prone to defects</w:t>
      </w:r>
      <w:commentRangeEnd w:id="55"/>
      <w:r w:rsidR="00AC576B">
        <w:rPr>
          <w:rStyle w:val="CommentReference"/>
        </w:rPr>
        <w:commentReference w:id="55"/>
      </w:r>
      <w:r w:rsidR="00485EA4">
        <w:rPr>
          <w:rFonts w:ascii="Times New Roman" w:hAnsi="Times New Roman" w:cs="Times New Roman"/>
          <w:sz w:val="24"/>
          <w:szCs w:val="24"/>
        </w:rPr>
        <w:t xml:space="preserve">. </w:t>
      </w:r>
    </w:p>
    <w:p w14:paraId="68AC6A50" w14:textId="00ABCCC5" w:rsidR="008C4D7B" w:rsidRPr="003360E9" w:rsidRDefault="008C4D7B" w:rsidP="00D14CF0">
      <w:pPr>
        <w:pStyle w:val="ListParagraph"/>
        <w:numPr>
          <w:ilvl w:val="0"/>
          <w:numId w:val="18"/>
        </w:numPr>
        <w:spacing w:line="480" w:lineRule="auto"/>
        <w:ind w:left="360"/>
        <w:rPr>
          <w:rFonts w:ascii="Times New Roman" w:hAnsi="Times New Roman" w:cs="Times New Roman"/>
          <w:sz w:val="24"/>
          <w:szCs w:val="24"/>
          <w:highlight w:val="yellow"/>
        </w:rPr>
      </w:pPr>
      <w:r>
        <w:rPr>
          <w:rFonts w:ascii="Times New Roman" w:hAnsi="Times New Roman" w:cs="Times New Roman"/>
          <w:sz w:val="24"/>
          <w:szCs w:val="24"/>
        </w:rPr>
        <w:t xml:space="preserve">For OPE2 and OPE3, </w:t>
      </w:r>
      <w:r w:rsidR="00EF669B">
        <w:rPr>
          <w:rFonts w:ascii="Times New Roman" w:hAnsi="Times New Roman" w:cs="Times New Roman"/>
          <w:sz w:val="24"/>
          <w:szCs w:val="24"/>
        </w:rPr>
        <w:t xml:space="preserve">a constant </w:t>
      </w:r>
      <w:proofErr w:type="spellStart"/>
      <w:r w:rsidR="00EF669B" w:rsidRPr="00303B5F">
        <w:rPr>
          <w:rFonts w:ascii="Times New Roman" w:hAnsi="Times New Roman" w:cs="Times New Roman"/>
          <w:i/>
          <w:iCs/>
          <w:sz w:val="24"/>
          <w:szCs w:val="24"/>
        </w:rPr>
        <w:t>E</w:t>
      </w:r>
      <w:r w:rsidR="00EF669B" w:rsidRPr="00303B5F">
        <w:rPr>
          <w:rFonts w:ascii="Times New Roman" w:hAnsi="Times New Roman" w:cs="Times New Roman"/>
          <w:i/>
          <w:iCs/>
          <w:sz w:val="24"/>
          <w:szCs w:val="24"/>
          <w:vertAlign w:val="subscript"/>
        </w:rPr>
        <w:t>a</w:t>
      </w:r>
      <w:proofErr w:type="spellEnd"/>
      <w:r w:rsidR="00EF669B">
        <w:rPr>
          <w:rFonts w:ascii="Times New Roman" w:hAnsi="Times New Roman" w:cs="Times New Roman"/>
          <w:sz w:val="24"/>
          <w:szCs w:val="24"/>
        </w:rPr>
        <w:t xml:space="preserve"> was observed across the bia</w:t>
      </w:r>
      <w:r w:rsidR="00303B5F">
        <w:rPr>
          <w:rFonts w:ascii="Times New Roman" w:hAnsi="Times New Roman" w:cs="Times New Roman"/>
          <w:sz w:val="24"/>
          <w:szCs w:val="24"/>
        </w:rPr>
        <w:t>s</w:t>
      </w:r>
      <w:r w:rsidR="00EF669B">
        <w:rPr>
          <w:rFonts w:ascii="Times New Roman" w:hAnsi="Times New Roman" w:cs="Times New Roman"/>
          <w:sz w:val="24"/>
          <w:szCs w:val="24"/>
        </w:rPr>
        <w:t xml:space="preserve"> window</w:t>
      </w:r>
      <w:r w:rsidR="00572CB7">
        <w:rPr>
          <w:rFonts w:ascii="Times New Roman" w:hAnsi="Times New Roman" w:cs="Times New Roman"/>
          <w:sz w:val="24"/>
          <w:szCs w:val="24"/>
        </w:rPr>
        <w:t xml:space="preserve">, indicating hopping is the primary charge transport </w:t>
      </w:r>
      <w:r w:rsidR="006553C6">
        <w:rPr>
          <w:rFonts w:ascii="Times New Roman" w:hAnsi="Times New Roman" w:cs="Times New Roman"/>
          <w:sz w:val="24"/>
          <w:szCs w:val="24"/>
        </w:rPr>
        <w:t xml:space="preserve">mechanism </w:t>
      </w:r>
      <w:r w:rsidR="00572CB7">
        <w:rPr>
          <w:rFonts w:ascii="Times New Roman" w:hAnsi="Times New Roman" w:cs="Times New Roman"/>
          <w:sz w:val="24"/>
          <w:szCs w:val="24"/>
        </w:rPr>
        <w:t xml:space="preserve">in these junctions. </w:t>
      </w:r>
      <w:r w:rsidR="00E05F5C">
        <w:rPr>
          <w:rFonts w:ascii="Times New Roman" w:hAnsi="Times New Roman" w:cs="Times New Roman"/>
          <w:sz w:val="24"/>
          <w:szCs w:val="24"/>
        </w:rPr>
        <w:t xml:space="preserve">Longer </w:t>
      </w:r>
      <w:r w:rsidR="00971F8B">
        <w:rPr>
          <w:rFonts w:ascii="Times New Roman" w:hAnsi="Times New Roman" w:cs="Times New Roman"/>
          <w:sz w:val="24"/>
          <w:szCs w:val="24"/>
        </w:rPr>
        <w:t>chain length</w:t>
      </w:r>
      <w:r w:rsidR="00E05F5C">
        <w:rPr>
          <w:rFonts w:ascii="Times New Roman" w:hAnsi="Times New Roman" w:cs="Times New Roman"/>
          <w:sz w:val="24"/>
          <w:szCs w:val="24"/>
        </w:rPr>
        <w:t xml:space="preserve"> in OPE3 </w:t>
      </w:r>
      <w:r w:rsidR="00971F8B">
        <w:rPr>
          <w:rFonts w:ascii="Times New Roman" w:hAnsi="Times New Roman" w:cs="Times New Roman"/>
          <w:sz w:val="24"/>
          <w:szCs w:val="24"/>
        </w:rPr>
        <w:t>allows more time for the electrons to relax on the molecules</w:t>
      </w:r>
      <w:r w:rsidR="00BA0382">
        <w:rPr>
          <w:rFonts w:ascii="Times New Roman" w:hAnsi="Times New Roman" w:cs="Times New Roman"/>
          <w:sz w:val="24"/>
          <w:szCs w:val="24"/>
        </w:rPr>
        <w:t>, giving rise to higher activation energy.</w:t>
      </w:r>
      <w:r w:rsidR="00CB21A8">
        <w:rPr>
          <w:rFonts w:ascii="Times New Roman" w:hAnsi="Times New Roman" w:cs="Times New Roman"/>
          <w:sz w:val="24"/>
          <w:szCs w:val="24"/>
        </w:rPr>
        <w:t xml:space="preserve"> </w:t>
      </w:r>
    </w:p>
    <w:p w14:paraId="0A4D13D9" w14:textId="52639167" w:rsidR="003F6C26" w:rsidRDefault="00BA0382" w:rsidP="009E37CD">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For OPE2C and OPE3C, </w:t>
      </w:r>
      <w:r w:rsidR="006624DF">
        <w:rPr>
          <w:rFonts w:ascii="Times New Roman" w:hAnsi="Times New Roman" w:cs="Times New Roman"/>
          <w:sz w:val="24"/>
          <w:szCs w:val="24"/>
        </w:rPr>
        <w:t>a</w:t>
      </w:r>
      <w:r w:rsidR="00EE57AD" w:rsidRPr="00AD1B0C">
        <w:rPr>
          <w:rFonts w:ascii="Times New Roman" w:hAnsi="Times New Roman" w:cs="Times New Roman"/>
          <w:sz w:val="24"/>
          <w:szCs w:val="24"/>
        </w:rPr>
        <w:t xml:space="preserve"> bell-shape</w:t>
      </w:r>
      <w:r w:rsidR="00BA32D2">
        <w:rPr>
          <w:rFonts w:ascii="Times New Roman" w:hAnsi="Times New Roman" w:cs="Times New Roman"/>
          <w:sz w:val="24"/>
          <w:szCs w:val="24"/>
        </w:rPr>
        <w:t>d</w:t>
      </w:r>
      <w:r w:rsidR="00EE57AD" w:rsidRPr="00AD1B0C">
        <w:rPr>
          <w:rFonts w:ascii="Times New Roman" w:hAnsi="Times New Roman" w:cs="Times New Roman"/>
          <w:sz w:val="24"/>
          <w:szCs w:val="24"/>
        </w:rPr>
        <w:t xml:space="preserve"> curve of </w:t>
      </w:r>
      <w:proofErr w:type="spellStart"/>
      <w:r w:rsidR="00EE57AD" w:rsidRPr="00314938">
        <w:rPr>
          <w:rFonts w:ascii="Times New Roman" w:hAnsi="Times New Roman" w:cs="Times New Roman"/>
          <w:i/>
          <w:iCs/>
          <w:sz w:val="24"/>
          <w:szCs w:val="24"/>
        </w:rPr>
        <w:t>E</w:t>
      </w:r>
      <w:r w:rsidR="00EE57AD" w:rsidRPr="00314938">
        <w:rPr>
          <w:rFonts w:ascii="Times New Roman" w:hAnsi="Times New Roman" w:cs="Times New Roman"/>
          <w:i/>
          <w:iCs/>
          <w:sz w:val="24"/>
          <w:szCs w:val="24"/>
          <w:vertAlign w:val="subscript"/>
        </w:rPr>
        <w:t>a</w:t>
      </w:r>
      <w:proofErr w:type="spellEnd"/>
      <w:r w:rsidR="00EE57AD" w:rsidRPr="00AD1B0C">
        <w:rPr>
          <w:rFonts w:ascii="Times New Roman" w:hAnsi="Times New Roman" w:cs="Times New Roman"/>
          <w:sz w:val="24"/>
          <w:szCs w:val="24"/>
        </w:rPr>
        <w:t xml:space="preserve"> vs </w:t>
      </w:r>
      <w:r w:rsidR="00EE57AD" w:rsidRPr="00314938">
        <w:rPr>
          <w:rFonts w:ascii="Times New Roman" w:hAnsi="Times New Roman" w:cs="Times New Roman"/>
          <w:i/>
          <w:iCs/>
          <w:sz w:val="24"/>
          <w:szCs w:val="24"/>
        </w:rPr>
        <w:t>V</w:t>
      </w:r>
      <w:r w:rsidR="00EE57AD" w:rsidRPr="00AD1B0C">
        <w:rPr>
          <w:rFonts w:ascii="Times New Roman" w:hAnsi="Times New Roman" w:cs="Times New Roman"/>
          <w:sz w:val="24"/>
          <w:szCs w:val="24"/>
        </w:rPr>
        <w:t xml:space="preserve"> is observed </w:t>
      </w:r>
      <w:r>
        <w:rPr>
          <w:rFonts w:ascii="Times New Roman" w:hAnsi="Times New Roman" w:cs="Times New Roman"/>
          <w:sz w:val="24"/>
          <w:szCs w:val="24"/>
        </w:rPr>
        <w:t>at negative voltage</w:t>
      </w:r>
      <w:r w:rsidR="00EE57AD" w:rsidRPr="00AD1B0C">
        <w:rPr>
          <w:rFonts w:ascii="Times New Roman" w:hAnsi="Times New Roman" w:cs="Times New Roman"/>
          <w:sz w:val="24"/>
          <w:szCs w:val="24"/>
        </w:rPr>
        <w:t>.</w:t>
      </w:r>
      <w:r w:rsidR="006624DF">
        <w:rPr>
          <w:rFonts w:ascii="Times New Roman" w:hAnsi="Times New Roman" w:cs="Times New Roman"/>
          <w:sz w:val="24"/>
          <w:szCs w:val="24"/>
        </w:rPr>
        <w:t xml:space="preserve"> </w:t>
      </w:r>
      <w:r w:rsidR="00C23F2F" w:rsidRPr="00C23F2F">
        <w:rPr>
          <w:rFonts w:ascii="Times New Roman" w:hAnsi="Times New Roman" w:cs="Times New Roman"/>
          <w:sz w:val="24"/>
          <w:szCs w:val="24"/>
        </w:rPr>
        <w:t xml:space="preserve">This behaviour was predicted by </w:t>
      </w:r>
      <w:proofErr w:type="spellStart"/>
      <w:r w:rsidR="00C23F2F" w:rsidRPr="00C23F2F">
        <w:rPr>
          <w:rFonts w:ascii="Times New Roman" w:hAnsi="Times New Roman" w:cs="Times New Roman"/>
          <w:sz w:val="24"/>
          <w:szCs w:val="24"/>
        </w:rPr>
        <w:t>Migliore</w:t>
      </w:r>
      <w:proofErr w:type="spellEnd"/>
      <w:r w:rsidR="00C23F2F" w:rsidRPr="00C23F2F">
        <w:rPr>
          <w:rFonts w:ascii="Times New Roman" w:hAnsi="Times New Roman" w:cs="Times New Roman"/>
          <w:sz w:val="24"/>
          <w:szCs w:val="24"/>
        </w:rPr>
        <w:t xml:space="preserve"> et al. using a model based on Marcus theory applied in </w:t>
      </w:r>
      <w:r w:rsidR="00C23F2F" w:rsidRPr="00C23F2F">
        <w:rPr>
          <w:rFonts w:ascii="Times New Roman" w:hAnsi="Times New Roman" w:cs="Times New Roman"/>
          <w:sz w:val="24"/>
          <w:szCs w:val="24"/>
        </w:rPr>
        <w:lastRenderedPageBreak/>
        <w:t>tunnelling junctions.</w:t>
      </w:r>
      <w:r w:rsidR="00C23F2F">
        <w:rPr>
          <w:rFonts w:ascii="Times New Roman" w:hAnsi="Times New Roman" w:cs="Times New Roman"/>
          <w:sz w:val="24"/>
          <w:szCs w:val="24"/>
        </w:rPr>
        <w:t xml:space="preserve"> </w:t>
      </w:r>
      <w:r w:rsidR="00120FD4">
        <w:rPr>
          <w:rFonts w:ascii="Times New Roman" w:hAnsi="Times New Roman" w:cs="Times New Roman"/>
          <w:sz w:val="24"/>
          <w:szCs w:val="24"/>
        </w:rPr>
        <w:t xml:space="preserve">It was later proven experimentally </w:t>
      </w:r>
      <w:r w:rsidR="00E654EE">
        <w:rPr>
          <w:rFonts w:ascii="Times New Roman" w:hAnsi="Times New Roman" w:cs="Times New Roman"/>
          <w:sz w:val="24"/>
          <w:szCs w:val="24"/>
        </w:rPr>
        <w:t xml:space="preserve">that the involvement of LUMO </w:t>
      </w:r>
      <w:r>
        <w:rPr>
          <w:rFonts w:ascii="Times New Roman" w:hAnsi="Times New Roman" w:cs="Times New Roman"/>
          <w:sz w:val="24"/>
          <w:szCs w:val="24"/>
        </w:rPr>
        <w:t xml:space="preserve">can push </w:t>
      </w:r>
      <w:r w:rsidR="001C4F4C">
        <w:rPr>
          <w:rFonts w:ascii="Times New Roman" w:hAnsi="Times New Roman" w:cs="Times New Roman"/>
          <w:sz w:val="24"/>
          <w:szCs w:val="24"/>
        </w:rPr>
        <w:t>the charge transport into inverted Marcus regime. Here t</w:t>
      </w:r>
      <w:r w:rsidR="001C4C8B">
        <w:rPr>
          <w:rFonts w:ascii="Times New Roman" w:hAnsi="Times New Roman" w:cs="Times New Roman"/>
          <w:sz w:val="24"/>
          <w:szCs w:val="24"/>
        </w:rPr>
        <w:t xml:space="preserve">he position of the peak </w:t>
      </w:r>
      <w:r w:rsidR="004079A2">
        <w:rPr>
          <w:rFonts w:ascii="Times New Roman" w:hAnsi="Times New Roman" w:cs="Times New Roman"/>
          <w:sz w:val="24"/>
          <w:szCs w:val="24"/>
        </w:rPr>
        <w:t>could</w:t>
      </w:r>
      <w:r w:rsidR="001C4F4C">
        <w:rPr>
          <w:rFonts w:ascii="Times New Roman" w:hAnsi="Times New Roman" w:cs="Times New Roman"/>
          <w:sz w:val="24"/>
          <w:szCs w:val="24"/>
        </w:rPr>
        <w:t xml:space="preserve"> </w:t>
      </w:r>
      <w:r w:rsidR="007B1297">
        <w:rPr>
          <w:rFonts w:ascii="Times New Roman" w:hAnsi="Times New Roman" w:cs="Times New Roman"/>
          <w:sz w:val="24"/>
          <w:szCs w:val="24"/>
        </w:rPr>
        <w:t>represent</w:t>
      </w:r>
      <w:r w:rsidR="004079A2">
        <w:rPr>
          <w:rFonts w:ascii="Times New Roman" w:hAnsi="Times New Roman" w:cs="Times New Roman"/>
          <w:sz w:val="24"/>
          <w:szCs w:val="24"/>
        </w:rPr>
        <w:t xml:space="preserve"> the </w:t>
      </w:r>
      <w:r w:rsidR="00832702">
        <w:rPr>
          <w:rFonts w:ascii="Times New Roman" w:hAnsi="Times New Roman" w:cs="Times New Roman"/>
          <w:sz w:val="24"/>
          <w:szCs w:val="24"/>
        </w:rPr>
        <w:t xml:space="preserve">bias when </w:t>
      </w:r>
      <w:r w:rsidR="007B1297">
        <w:rPr>
          <w:rFonts w:ascii="Times New Roman" w:hAnsi="Times New Roman" w:cs="Times New Roman"/>
          <w:sz w:val="24"/>
          <w:szCs w:val="24"/>
        </w:rPr>
        <w:t xml:space="preserve">both the HOMO and LUMO </w:t>
      </w:r>
      <w:r w:rsidR="00832702">
        <w:rPr>
          <w:rFonts w:ascii="Times New Roman" w:hAnsi="Times New Roman" w:cs="Times New Roman"/>
          <w:sz w:val="24"/>
          <w:szCs w:val="24"/>
        </w:rPr>
        <w:t xml:space="preserve">of the molecules </w:t>
      </w:r>
      <w:r w:rsidR="007B1297">
        <w:rPr>
          <w:rFonts w:ascii="Times New Roman" w:hAnsi="Times New Roman" w:cs="Times New Roman"/>
          <w:sz w:val="24"/>
          <w:szCs w:val="24"/>
        </w:rPr>
        <w:t>are in</w:t>
      </w:r>
      <w:r w:rsidR="00832702">
        <w:rPr>
          <w:rFonts w:ascii="Times New Roman" w:hAnsi="Times New Roman" w:cs="Times New Roman"/>
          <w:sz w:val="24"/>
          <w:szCs w:val="24"/>
        </w:rPr>
        <w:t xml:space="preserve"> the conduction window</w:t>
      </w:r>
      <w:r w:rsidR="007B1297">
        <w:rPr>
          <w:rFonts w:ascii="Times New Roman" w:hAnsi="Times New Roman" w:cs="Times New Roman"/>
          <w:sz w:val="24"/>
          <w:szCs w:val="24"/>
        </w:rPr>
        <w:t xml:space="preserve">. </w:t>
      </w:r>
      <w:r w:rsidR="005D7E15" w:rsidRPr="00AD1B0C">
        <w:rPr>
          <w:rFonts w:ascii="Times New Roman" w:hAnsi="Times New Roman" w:cs="Times New Roman"/>
          <w:sz w:val="24"/>
          <w:szCs w:val="24"/>
        </w:rPr>
        <w:t xml:space="preserve">The </w:t>
      </w:r>
      <w:r w:rsidR="00C23F2F">
        <w:rPr>
          <w:rFonts w:ascii="Times New Roman" w:hAnsi="Times New Roman" w:cs="Times New Roman"/>
          <w:sz w:val="24"/>
          <w:szCs w:val="24"/>
        </w:rPr>
        <w:t>peak</w:t>
      </w:r>
      <w:r w:rsidR="005D7E15" w:rsidRPr="00AD1B0C">
        <w:rPr>
          <w:rFonts w:ascii="Times New Roman" w:hAnsi="Times New Roman" w:cs="Times New Roman"/>
          <w:sz w:val="24"/>
          <w:szCs w:val="24"/>
        </w:rPr>
        <w:t xml:space="preserve"> </w:t>
      </w:r>
      <w:proofErr w:type="spellStart"/>
      <w:r w:rsidR="00AF13B0" w:rsidRPr="00314938">
        <w:rPr>
          <w:rFonts w:ascii="Times New Roman" w:hAnsi="Times New Roman" w:cs="Times New Roman"/>
          <w:i/>
          <w:iCs/>
          <w:sz w:val="24"/>
          <w:szCs w:val="24"/>
        </w:rPr>
        <w:t>E</w:t>
      </w:r>
      <w:r w:rsidR="00AF13B0" w:rsidRPr="00314938">
        <w:rPr>
          <w:rFonts w:ascii="Times New Roman" w:hAnsi="Times New Roman" w:cs="Times New Roman"/>
          <w:i/>
          <w:iCs/>
          <w:sz w:val="24"/>
          <w:szCs w:val="24"/>
          <w:vertAlign w:val="subscript"/>
        </w:rPr>
        <w:t>a</w:t>
      </w:r>
      <w:proofErr w:type="spellEnd"/>
      <w:r w:rsidR="005D7E15" w:rsidRPr="00AD1B0C">
        <w:rPr>
          <w:rFonts w:ascii="Times New Roman" w:hAnsi="Times New Roman" w:cs="Times New Roman"/>
          <w:sz w:val="24"/>
          <w:szCs w:val="24"/>
        </w:rPr>
        <w:t xml:space="preserve"> value</w:t>
      </w:r>
      <w:r w:rsidR="00C23F2F">
        <w:rPr>
          <w:rFonts w:ascii="Times New Roman" w:hAnsi="Times New Roman" w:cs="Times New Roman"/>
          <w:sz w:val="24"/>
          <w:szCs w:val="24"/>
        </w:rPr>
        <w:t>s</w:t>
      </w:r>
      <w:r w:rsidR="005D7E15" w:rsidRPr="00AD1B0C">
        <w:rPr>
          <w:rFonts w:ascii="Times New Roman" w:hAnsi="Times New Roman" w:cs="Times New Roman"/>
          <w:sz w:val="24"/>
          <w:szCs w:val="24"/>
        </w:rPr>
        <w:t xml:space="preserve"> (30</w:t>
      </w:r>
      <w:r w:rsidR="00C23F2F">
        <w:rPr>
          <w:rFonts w:ascii="Times New Roman" w:hAnsi="Times New Roman" w:cs="Times New Roman"/>
          <w:sz w:val="24"/>
          <w:szCs w:val="24"/>
        </w:rPr>
        <w:t xml:space="preserve"> - 40</w:t>
      </w:r>
      <w:r w:rsidR="005D7E15" w:rsidRPr="00AD1B0C">
        <w:rPr>
          <w:rFonts w:ascii="Times New Roman" w:hAnsi="Times New Roman" w:cs="Times New Roman"/>
          <w:sz w:val="24"/>
          <w:szCs w:val="24"/>
        </w:rPr>
        <w:t xml:space="preserve"> </w:t>
      </w:r>
      <w:proofErr w:type="spellStart"/>
      <w:r w:rsidR="005D7E15" w:rsidRPr="00AD1B0C">
        <w:rPr>
          <w:rFonts w:ascii="Times New Roman" w:hAnsi="Times New Roman" w:cs="Times New Roman"/>
          <w:sz w:val="24"/>
          <w:szCs w:val="24"/>
        </w:rPr>
        <w:t>meV</w:t>
      </w:r>
      <w:proofErr w:type="spellEnd"/>
      <w:r w:rsidR="005D7E15" w:rsidRPr="00AD1B0C">
        <w:rPr>
          <w:rFonts w:ascii="Times New Roman" w:hAnsi="Times New Roman" w:cs="Times New Roman"/>
          <w:sz w:val="24"/>
          <w:szCs w:val="24"/>
        </w:rPr>
        <w:t xml:space="preserve">) </w:t>
      </w:r>
      <w:r w:rsidR="00C23F2F">
        <w:rPr>
          <w:rFonts w:ascii="Times New Roman" w:hAnsi="Times New Roman" w:cs="Times New Roman"/>
          <w:sz w:val="24"/>
          <w:szCs w:val="24"/>
        </w:rPr>
        <w:t>are</w:t>
      </w:r>
      <w:r w:rsidR="005D7E15" w:rsidRPr="00AD1B0C">
        <w:rPr>
          <w:rFonts w:ascii="Times New Roman" w:hAnsi="Times New Roman" w:cs="Times New Roman"/>
          <w:sz w:val="24"/>
          <w:szCs w:val="24"/>
        </w:rPr>
        <w:t xml:space="preserve"> lower than </w:t>
      </w:r>
      <w:r w:rsidR="00953E24">
        <w:rPr>
          <w:rFonts w:ascii="Times New Roman" w:hAnsi="Times New Roman" w:cs="Times New Roman"/>
          <w:sz w:val="24"/>
          <w:szCs w:val="24"/>
        </w:rPr>
        <w:t xml:space="preserve">those </w:t>
      </w:r>
      <w:r w:rsidR="009E69B5">
        <w:rPr>
          <w:rFonts w:ascii="Times New Roman" w:hAnsi="Times New Roman" w:cs="Times New Roman"/>
          <w:sz w:val="24"/>
          <w:szCs w:val="24"/>
        </w:rPr>
        <w:t>for</w:t>
      </w:r>
      <w:r w:rsidR="005D7E15" w:rsidRPr="00AD1B0C">
        <w:rPr>
          <w:rFonts w:ascii="Times New Roman" w:hAnsi="Times New Roman" w:cs="Times New Roman"/>
          <w:sz w:val="24"/>
          <w:szCs w:val="24"/>
        </w:rPr>
        <w:t xml:space="preserve"> a typical hopping mechanism</w:t>
      </w:r>
      <w:r w:rsidR="009E69B5">
        <w:rPr>
          <w:rFonts w:ascii="Times New Roman" w:hAnsi="Times New Roman" w:cs="Times New Roman"/>
          <w:sz w:val="24"/>
          <w:szCs w:val="24"/>
        </w:rPr>
        <w:t>.</w:t>
      </w:r>
      <w:r w:rsidR="005D7E15" w:rsidRPr="00AD1B0C">
        <w:rPr>
          <w:rFonts w:ascii="Times New Roman" w:hAnsi="Times New Roman" w:cs="Times New Roman"/>
          <w:sz w:val="24"/>
          <w:szCs w:val="24"/>
        </w:rPr>
        <w:t xml:space="preserve"> </w:t>
      </w:r>
      <w:r w:rsidR="00555F3C">
        <w:rPr>
          <w:rFonts w:ascii="Times New Roman" w:hAnsi="Times New Roman" w:cs="Times New Roman"/>
          <w:sz w:val="24"/>
          <w:szCs w:val="24"/>
        </w:rPr>
        <w:t xml:space="preserve">We attribute this low </w:t>
      </w:r>
      <w:proofErr w:type="spellStart"/>
      <w:r w:rsidR="00555F3C" w:rsidRPr="003360E9">
        <w:rPr>
          <w:rFonts w:ascii="Times New Roman" w:hAnsi="Times New Roman" w:cs="Times New Roman"/>
          <w:i/>
          <w:iCs/>
          <w:sz w:val="24"/>
          <w:szCs w:val="24"/>
        </w:rPr>
        <w:t>E</w:t>
      </w:r>
      <w:r w:rsidR="00555F3C" w:rsidRPr="003360E9">
        <w:rPr>
          <w:rFonts w:ascii="Times New Roman" w:hAnsi="Times New Roman" w:cs="Times New Roman"/>
          <w:i/>
          <w:iCs/>
          <w:sz w:val="24"/>
          <w:szCs w:val="24"/>
          <w:vertAlign w:val="subscript"/>
        </w:rPr>
        <w:t>a</w:t>
      </w:r>
      <w:proofErr w:type="spellEnd"/>
      <w:r w:rsidR="00555F3C">
        <w:rPr>
          <w:rFonts w:ascii="Times New Roman" w:hAnsi="Times New Roman" w:cs="Times New Roman"/>
          <w:sz w:val="24"/>
          <w:szCs w:val="24"/>
        </w:rPr>
        <w:t xml:space="preserve"> to the </w:t>
      </w:r>
      <w:r w:rsidR="001A20E9">
        <w:rPr>
          <w:rFonts w:ascii="Times New Roman" w:hAnsi="Times New Roman" w:cs="Times New Roman"/>
          <w:sz w:val="24"/>
          <w:szCs w:val="24"/>
        </w:rPr>
        <w:t xml:space="preserve">effect of nuclear tunnelling. </w:t>
      </w:r>
      <w:r w:rsidR="0090670B">
        <w:rPr>
          <w:rFonts w:ascii="Times New Roman" w:hAnsi="Times New Roman" w:cs="Times New Roman"/>
          <w:sz w:val="24"/>
          <w:szCs w:val="24"/>
        </w:rPr>
        <w:t xml:space="preserve">The strong coupling between the ferrocene and the phenylene ethynylene units </w:t>
      </w:r>
      <w:r w:rsidR="00212761">
        <w:rPr>
          <w:rFonts w:ascii="Times New Roman" w:hAnsi="Times New Roman" w:cs="Times New Roman"/>
          <w:sz w:val="24"/>
          <w:szCs w:val="24"/>
        </w:rPr>
        <w:t xml:space="preserve">can </w:t>
      </w:r>
      <w:r w:rsidR="00AF13B0">
        <w:rPr>
          <w:rFonts w:ascii="Times New Roman" w:hAnsi="Times New Roman" w:cs="Times New Roman"/>
          <w:sz w:val="24"/>
          <w:szCs w:val="24"/>
        </w:rPr>
        <w:t>make the charge transfer become non-adiabatic</w:t>
      </w:r>
      <w:r w:rsidR="00963D93">
        <w:rPr>
          <w:rFonts w:ascii="Times New Roman" w:hAnsi="Times New Roman" w:cs="Times New Roman"/>
          <w:sz w:val="24"/>
          <w:szCs w:val="24"/>
        </w:rPr>
        <w:t>, lower the effective reorganization energy</w:t>
      </w:r>
      <w:r w:rsidR="00E7460D">
        <w:rPr>
          <w:rFonts w:ascii="Times New Roman" w:hAnsi="Times New Roman" w:cs="Times New Roman"/>
          <w:sz w:val="24"/>
          <w:szCs w:val="24"/>
        </w:rPr>
        <w:t xml:space="preserve"> </w:t>
      </w:r>
      <w:r w:rsidR="004A7DEB" w:rsidRPr="004A7DEB">
        <w:rPr>
          <w:rFonts w:ascii="Times New Roman" w:hAnsi="Times New Roman" w:cs="Times New Roman"/>
          <w:i/>
          <w:iCs/>
          <w:sz w:val="24"/>
          <w:szCs w:val="24"/>
        </w:rPr>
        <w:t>λ</w:t>
      </w:r>
      <w:r w:rsidR="004A7DEB" w:rsidRPr="004A7DEB">
        <w:rPr>
          <w:rFonts w:ascii="Times New Roman" w:hAnsi="Times New Roman" w:cs="Times New Roman"/>
          <w:sz w:val="24"/>
          <w:szCs w:val="24"/>
          <w:vertAlign w:val="superscript"/>
        </w:rPr>
        <w:t>*</w:t>
      </w:r>
      <w:r w:rsidR="004A7DEB">
        <w:rPr>
          <w:rFonts w:ascii="Times New Roman" w:hAnsi="Times New Roman" w:cs="Times New Roman"/>
          <w:sz w:val="24"/>
          <w:szCs w:val="24"/>
        </w:rPr>
        <w:t xml:space="preserve">. </w:t>
      </w:r>
    </w:p>
    <w:p w14:paraId="165A0F1F" w14:textId="77777777" w:rsidR="00955A5C" w:rsidRPr="00955A5C" w:rsidRDefault="00955A5C" w:rsidP="00955A5C">
      <w:pPr>
        <w:spacing w:line="480" w:lineRule="auto"/>
        <w:rPr>
          <w:rFonts w:ascii="Times New Roman" w:hAnsi="Times New Roman" w:cs="Times New Roman"/>
          <w:sz w:val="24"/>
          <w:szCs w:val="24"/>
        </w:rPr>
      </w:pPr>
    </w:p>
    <w:p w14:paraId="2C8CCA16" w14:textId="0EA93FDF" w:rsidR="00AA6C1C" w:rsidRDefault="001638F7">
      <w:pPr>
        <w:rPr>
          <w:rFonts w:ascii="Times New Roman" w:hAnsi="Times New Roman" w:cs="Times New Roman"/>
          <w:sz w:val="24"/>
          <w:szCs w:val="24"/>
        </w:rPr>
      </w:pPr>
      <w:commentRangeStart w:id="56"/>
      <w:r>
        <w:rPr>
          <w:rFonts w:ascii="Times New Roman" w:hAnsi="Times New Roman" w:cs="Times New Roman"/>
          <w:noProof/>
          <w:sz w:val="24"/>
          <w:szCs w:val="24"/>
        </w:rPr>
        <w:drawing>
          <wp:inline distT="0" distB="0" distL="0" distR="0" wp14:anchorId="60A6765B" wp14:editId="27D417FE">
            <wp:extent cx="6242685" cy="28594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2685" cy="2859405"/>
                    </a:xfrm>
                    <a:prstGeom prst="rect">
                      <a:avLst/>
                    </a:prstGeom>
                    <a:noFill/>
                  </pic:spPr>
                </pic:pic>
              </a:graphicData>
            </a:graphic>
          </wp:inline>
        </w:drawing>
      </w:r>
      <w:commentRangeEnd w:id="56"/>
      <w:r w:rsidR="00E324E2">
        <w:rPr>
          <w:rStyle w:val="CommentReference"/>
        </w:rPr>
        <w:commentReference w:id="56"/>
      </w:r>
    </w:p>
    <w:p w14:paraId="0092437F" w14:textId="77777777" w:rsidR="004B51D5" w:rsidRDefault="004C1CD7" w:rsidP="004B51D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55A5C">
        <w:rPr>
          <w:rFonts w:ascii="Times New Roman" w:hAnsi="Times New Roman" w:cs="Times New Roman"/>
          <w:sz w:val="24"/>
          <w:szCs w:val="24"/>
        </w:rPr>
        <w:t>6</w:t>
      </w:r>
      <w:r>
        <w:rPr>
          <w:rFonts w:ascii="Times New Roman" w:hAnsi="Times New Roman" w:cs="Times New Roman"/>
          <w:sz w:val="24"/>
          <w:szCs w:val="24"/>
        </w:rPr>
        <w:t xml:space="preserve">. </w:t>
      </w:r>
      <w:r w:rsidR="000156A3">
        <w:rPr>
          <w:rFonts w:ascii="Times New Roman" w:hAnsi="Times New Roman" w:cs="Times New Roman" w:hint="eastAsia"/>
          <w:sz w:val="24"/>
          <w:szCs w:val="24"/>
        </w:rPr>
        <w:t>Energ</w:t>
      </w:r>
      <w:r w:rsidR="000156A3">
        <w:rPr>
          <w:rFonts w:ascii="Times New Roman" w:hAnsi="Times New Roman" w:cs="Times New Roman"/>
          <w:sz w:val="24"/>
          <w:szCs w:val="24"/>
        </w:rPr>
        <w:t xml:space="preserve">y level diagrams of junctions on (a) </w:t>
      </w:r>
      <w:r w:rsidR="002059C7">
        <w:rPr>
          <w:rFonts w:ascii="Times New Roman" w:hAnsi="Times New Roman" w:cs="Times New Roman"/>
          <w:sz w:val="24"/>
          <w:szCs w:val="24"/>
        </w:rPr>
        <w:t>+ 1V bias and (b) -1 V bias</w:t>
      </w:r>
      <w:r w:rsidR="005470CD">
        <w:rPr>
          <w:rFonts w:ascii="Times New Roman" w:hAnsi="Times New Roman" w:cs="Times New Roman"/>
          <w:sz w:val="24"/>
          <w:szCs w:val="24"/>
        </w:rPr>
        <w:t>, where t</w:t>
      </w:r>
      <w:r w:rsidR="00753506">
        <w:rPr>
          <w:rFonts w:ascii="Times New Roman" w:hAnsi="Times New Roman" w:cs="Times New Roman"/>
          <w:sz w:val="24"/>
          <w:szCs w:val="24"/>
        </w:rPr>
        <w:t>he</w:t>
      </w:r>
      <w:r w:rsidR="004B6B85">
        <w:rPr>
          <w:rFonts w:ascii="Times New Roman" w:hAnsi="Times New Roman" w:cs="Times New Roman"/>
          <w:sz w:val="24"/>
          <w:szCs w:val="24"/>
        </w:rPr>
        <w:t xml:space="preserve"> </w:t>
      </w:r>
      <w:r w:rsidR="005470CD">
        <w:rPr>
          <w:rFonts w:ascii="Times New Roman" w:hAnsi="Times New Roman" w:cs="Times New Roman"/>
          <w:sz w:val="24"/>
          <w:szCs w:val="24"/>
        </w:rPr>
        <w:t>black arrows indicate the electron transport and the r</w:t>
      </w:r>
      <w:r w:rsidR="00F94D40">
        <w:rPr>
          <w:rFonts w:ascii="Times New Roman" w:hAnsi="Times New Roman" w:cs="Times New Roman"/>
          <w:sz w:val="24"/>
          <w:szCs w:val="24"/>
        </w:rPr>
        <w:t xml:space="preserve">ed arrow indicates the </w:t>
      </w:r>
      <w:r w:rsidR="00D83CCF">
        <w:rPr>
          <w:rFonts w:ascii="Times New Roman" w:hAnsi="Times New Roman" w:cs="Times New Roman"/>
          <w:sz w:val="24"/>
          <w:szCs w:val="24"/>
        </w:rPr>
        <w:t xml:space="preserve">shift LUMO level due to the </w:t>
      </w:r>
      <w:r w:rsidR="00C57596">
        <w:rPr>
          <w:rFonts w:ascii="Times New Roman" w:hAnsi="Times New Roman" w:cs="Times New Roman"/>
          <w:sz w:val="24"/>
          <w:szCs w:val="24"/>
        </w:rPr>
        <w:t xml:space="preserve">intramolecular gating effect. </w:t>
      </w:r>
      <w:r w:rsidR="005470CD">
        <w:rPr>
          <w:rFonts w:ascii="Times New Roman" w:hAnsi="Times New Roman" w:cs="Times New Roman"/>
          <w:sz w:val="24"/>
          <w:szCs w:val="24"/>
        </w:rPr>
        <w:t xml:space="preserve"> </w:t>
      </w:r>
    </w:p>
    <w:p w14:paraId="747AE6F9" w14:textId="77777777" w:rsidR="00AF5E62" w:rsidRDefault="00E52F09" w:rsidP="007534FB">
      <w:pPr>
        <w:pStyle w:val="ListParagraph"/>
        <w:numPr>
          <w:ilvl w:val="0"/>
          <w:numId w:val="22"/>
        </w:numPr>
        <w:spacing w:line="480" w:lineRule="auto"/>
        <w:ind w:left="360"/>
        <w:rPr>
          <w:rFonts w:ascii="Times New Roman" w:hAnsi="Times New Roman" w:cs="Times New Roman"/>
          <w:sz w:val="24"/>
          <w:szCs w:val="24"/>
        </w:rPr>
      </w:pPr>
      <w:r w:rsidRPr="00AF5E62">
        <w:rPr>
          <w:rFonts w:ascii="Times New Roman" w:hAnsi="Times New Roman" w:cs="Times New Roman"/>
          <w:sz w:val="24"/>
          <w:szCs w:val="24"/>
        </w:rPr>
        <w:t>From our previous study and the DFT calculation, we know that t</w:t>
      </w:r>
      <w:r w:rsidR="00BB0A9C" w:rsidRPr="00AF5E62">
        <w:rPr>
          <w:rFonts w:ascii="Times New Roman" w:hAnsi="Times New Roman" w:cs="Times New Roman"/>
          <w:sz w:val="24"/>
          <w:szCs w:val="24"/>
        </w:rPr>
        <w:t>he HOMO of the molecules locates at the Fc groups while the LUMO locates at OPE. The HOMOs are about 0.7 – 0.8 eV apart from the Fermi level of Au</w:t>
      </w:r>
      <w:r w:rsidRPr="00AF5E62">
        <w:rPr>
          <w:rFonts w:ascii="Times New Roman" w:hAnsi="Times New Roman" w:cs="Times New Roman"/>
          <w:sz w:val="24"/>
          <w:szCs w:val="24"/>
        </w:rPr>
        <w:t xml:space="preserve">. The LUMOs are more than 2 eV higher than the Fermi </w:t>
      </w:r>
      <w:r w:rsidRPr="00AF5E62">
        <w:rPr>
          <w:rFonts w:ascii="Times New Roman" w:hAnsi="Times New Roman" w:cs="Times New Roman"/>
          <w:sz w:val="24"/>
          <w:szCs w:val="24"/>
        </w:rPr>
        <w:lastRenderedPageBreak/>
        <w:t xml:space="preserve">levels. </w:t>
      </w:r>
      <w:r w:rsidR="00254B33" w:rsidRPr="00AF5E62">
        <w:rPr>
          <w:rFonts w:ascii="Times New Roman" w:hAnsi="Times New Roman" w:cs="Times New Roman"/>
          <w:sz w:val="24"/>
          <w:szCs w:val="24"/>
        </w:rPr>
        <w:t xml:space="preserve">Figure </w:t>
      </w:r>
      <w:r w:rsidR="00D3477C" w:rsidRPr="00AF5E62">
        <w:rPr>
          <w:rFonts w:ascii="Times New Roman" w:hAnsi="Times New Roman" w:cs="Times New Roman"/>
          <w:sz w:val="24"/>
          <w:szCs w:val="24"/>
        </w:rPr>
        <w:t>6</w:t>
      </w:r>
      <w:r w:rsidR="00254B33" w:rsidRPr="00AF5E62">
        <w:rPr>
          <w:rFonts w:ascii="Times New Roman" w:hAnsi="Times New Roman" w:cs="Times New Roman"/>
          <w:sz w:val="24"/>
          <w:szCs w:val="24"/>
        </w:rPr>
        <w:t xml:space="preserve">(a) shows the energy level alignment of the </w:t>
      </w:r>
      <w:r w:rsidR="00BA5B9D" w:rsidRPr="00AF5E62">
        <w:rPr>
          <w:rFonts w:ascii="Times New Roman" w:hAnsi="Times New Roman" w:cs="Times New Roman"/>
          <w:sz w:val="24"/>
          <w:szCs w:val="24"/>
        </w:rPr>
        <w:t>junctions</w:t>
      </w:r>
      <w:r w:rsidR="00AB691E" w:rsidRPr="00AF5E62">
        <w:rPr>
          <w:rFonts w:ascii="Times New Roman" w:hAnsi="Times New Roman" w:cs="Times New Roman"/>
          <w:sz w:val="24"/>
          <w:szCs w:val="24"/>
        </w:rPr>
        <w:t xml:space="preserve"> at </w:t>
      </w:r>
      <w:r w:rsidR="00B76B48" w:rsidRPr="00AF5E62">
        <w:rPr>
          <w:rFonts w:ascii="Times New Roman" w:hAnsi="Times New Roman" w:cs="Times New Roman"/>
          <w:sz w:val="24"/>
          <w:szCs w:val="24"/>
        </w:rPr>
        <w:t>+1 V</w:t>
      </w:r>
      <w:r w:rsidR="00AB691E" w:rsidRPr="00AF5E62">
        <w:rPr>
          <w:rFonts w:ascii="Times New Roman" w:hAnsi="Times New Roman" w:cs="Times New Roman"/>
          <w:sz w:val="24"/>
          <w:szCs w:val="24"/>
        </w:rPr>
        <w:t xml:space="preserve"> bias. </w:t>
      </w:r>
      <w:r w:rsidR="00B47259" w:rsidRPr="00AF5E62">
        <w:rPr>
          <w:rFonts w:ascii="Times New Roman" w:hAnsi="Times New Roman" w:cs="Times New Roman"/>
          <w:sz w:val="24"/>
          <w:szCs w:val="24"/>
        </w:rPr>
        <w:t xml:space="preserve">Neither of HOMO or LUMO are in the conduction window and the electron transport by coherent tunnelling. </w:t>
      </w:r>
    </w:p>
    <w:p w14:paraId="58C2E731" w14:textId="526BA3FE" w:rsidR="00901382" w:rsidRPr="00AF5E62" w:rsidRDefault="005A3D26" w:rsidP="007534FB">
      <w:pPr>
        <w:pStyle w:val="ListParagraph"/>
        <w:numPr>
          <w:ilvl w:val="0"/>
          <w:numId w:val="22"/>
        </w:numPr>
        <w:spacing w:line="480" w:lineRule="auto"/>
        <w:ind w:left="360"/>
        <w:rPr>
          <w:rFonts w:ascii="Times New Roman" w:hAnsi="Times New Roman" w:cs="Times New Roman"/>
          <w:sz w:val="24"/>
          <w:szCs w:val="24"/>
        </w:rPr>
      </w:pPr>
      <w:r w:rsidRPr="00AF5E62">
        <w:rPr>
          <w:rFonts w:ascii="Times New Roman" w:hAnsi="Times New Roman" w:cs="Times New Roman"/>
          <w:sz w:val="24"/>
          <w:szCs w:val="24"/>
        </w:rPr>
        <w:t>Figure 5(b) shows that when -1 V bias is applied to the junction</w:t>
      </w:r>
      <w:r w:rsidR="004C6C1C" w:rsidRPr="00AF5E62">
        <w:rPr>
          <w:rFonts w:ascii="Times New Roman" w:hAnsi="Times New Roman" w:cs="Times New Roman"/>
          <w:sz w:val="24"/>
          <w:szCs w:val="24"/>
        </w:rPr>
        <w:t xml:space="preserve">, the </w:t>
      </w:r>
      <w:r w:rsidR="001968AC" w:rsidRPr="00AF5E62">
        <w:rPr>
          <w:rFonts w:ascii="Times New Roman" w:hAnsi="Times New Roman" w:cs="Times New Roman"/>
          <w:sz w:val="24"/>
          <w:szCs w:val="24"/>
        </w:rPr>
        <w:t xml:space="preserve">HOMO </w:t>
      </w:r>
      <w:r w:rsidR="00284408" w:rsidRPr="00AF5E62">
        <w:rPr>
          <w:rFonts w:ascii="Times New Roman" w:hAnsi="Times New Roman" w:cs="Times New Roman"/>
          <w:sz w:val="24"/>
          <w:szCs w:val="24"/>
        </w:rPr>
        <w:t xml:space="preserve">enters the conduction window. </w:t>
      </w:r>
      <w:r w:rsidR="00C251D7" w:rsidRPr="00AF5E62">
        <w:rPr>
          <w:rFonts w:ascii="Times New Roman" w:hAnsi="Times New Roman" w:cs="Times New Roman"/>
          <w:sz w:val="24"/>
          <w:szCs w:val="24"/>
        </w:rPr>
        <w:t xml:space="preserve">The </w:t>
      </w:r>
      <w:r w:rsidR="00B64DE2" w:rsidRPr="00AF5E62">
        <w:rPr>
          <w:rFonts w:ascii="Times New Roman" w:hAnsi="Times New Roman" w:cs="Times New Roman"/>
          <w:sz w:val="24"/>
          <w:szCs w:val="24"/>
        </w:rPr>
        <w:t>Fc</w:t>
      </w:r>
      <w:r w:rsidR="00C251D7" w:rsidRPr="00AF5E62">
        <w:rPr>
          <w:rFonts w:ascii="Times New Roman" w:hAnsi="Times New Roman" w:cs="Times New Roman"/>
          <w:sz w:val="24"/>
          <w:szCs w:val="24"/>
        </w:rPr>
        <w:t xml:space="preserve"> group </w:t>
      </w:r>
      <w:r w:rsidR="007D2C89" w:rsidRPr="00AF5E62">
        <w:rPr>
          <w:rFonts w:ascii="Times New Roman" w:hAnsi="Times New Roman" w:cs="Times New Roman"/>
          <w:sz w:val="24"/>
          <w:szCs w:val="24"/>
        </w:rPr>
        <w:t xml:space="preserve">can be charged due to its tendency to lose one electron to </w:t>
      </w:r>
      <w:r w:rsidR="00976011" w:rsidRPr="00AF5E62">
        <w:rPr>
          <w:rFonts w:ascii="Times New Roman" w:hAnsi="Times New Roman" w:cs="Times New Roman"/>
          <w:sz w:val="24"/>
          <w:szCs w:val="24"/>
        </w:rPr>
        <w:t>form ferrocenium</w:t>
      </w:r>
      <w:r w:rsidR="00952923" w:rsidRPr="00AF5E62">
        <w:rPr>
          <w:rFonts w:ascii="Times New Roman" w:hAnsi="Times New Roman" w:cs="Times New Roman"/>
          <w:sz w:val="24"/>
          <w:szCs w:val="24"/>
        </w:rPr>
        <w:t xml:space="preserve"> (Fc</w:t>
      </w:r>
      <w:r w:rsidR="00952923" w:rsidRPr="00AF5E62">
        <w:rPr>
          <w:rFonts w:ascii="Times New Roman" w:hAnsi="Times New Roman" w:cs="Times New Roman"/>
          <w:sz w:val="24"/>
          <w:szCs w:val="24"/>
          <w:vertAlign w:val="superscript"/>
        </w:rPr>
        <w:t>+</w:t>
      </w:r>
      <w:r w:rsidR="00952923" w:rsidRPr="00AF5E62">
        <w:rPr>
          <w:rFonts w:ascii="Times New Roman" w:hAnsi="Times New Roman" w:cs="Times New Roman"/>
          <w:sz w:val="24"/>
          <w:szCs w:val="24"/>
        </w:rPr>
        <w:t>)</w:t>
      </w:r>
      <w:r w:rsidR="00B64DE2" w:rsidRPr="00AF5E62">
        <w:rPr>
          <w:rFonts w:ascii="Times New Roman" w:hAnsi="Times New Roman" w:cs="Times New Roman"/>
          <w:sz w:val="24"/>
          <w:szCs w:val="24"/>
        </w:rPr>
        <w:t>. This charged Fc</w:t>
      </w:r>
      <w:r w:rsidR="00952923" w:rsidRPr="00F64077">
        <w:rPr>
          <w:rFonts w:ascii="Times New Roman" w:hAnsi="Times New Roman" w:cs="Times New Roman"/>
          <w:sz w:val="24"/>
          <w:szCs w:val="24"/>
          <w:vertAlign w:val="superscript"/>
        </w:rPr>
        <w:t>+</w:t>
      </w:r>
      <w:r w:rsidR="00FA4CB1" w:rsidRPr="00AF5E62">
        <w:rPr>
          <w:rFonts w:ascii="Times New Roman" w:hAnsi="Times New Roman" w:cs="Times New Roman"/>
          <w:sz w:val="24"/>
          <w:szCs w:val="24"/>
        </w:rPr>
        <w:t xml:space="preserve"> can reduce the energy level of the LUMOs on the OPE part of the molecule</w:t>
      </w:r>
      <w:r w:rsidR="004F4AC5" w:rsidRPr="00AF5E62">
        <w:rPr>
          <w:rFonts w:ascii="Times New Roman" w:hAnsi="Times New Roman" w:cs="Times New Roman"/>
          <w:sz w:val="24"/>
          <w:szCs w:val="24"/>
        </w:rPr>
        <w:t xml:space="preserve">, making the LUMO inside of the conduction window as well. </w:t>
      </w:r>
      <w:r w:rsidR="00FC03E4">
        <w:rPr>
          <w:rFonts w:ascii="Times New Roman" w:hAnsi="Times New Roman" w:cs="Times New Roman"/>
          <w:sz w:val="24"/>
          <w:szCs w:val="24"/>
        </w:rPr>
        <w:t xml:space="preserve">In OPE2C and OPE3C, the weak coupling between </w:t>
      </w:r>
      <w:r w:rsidR="00F64A10">
        <w:rPr>
          <w:rFonts w:ascii="Times New Roman" w:hAnsi="Times New Roman" w:cs="Times New Roman"/>
          <w:sz w:val="24"/>
          <w:szCs w:val="24"/>
        </w:rPr>
        <w:t xml:space="preserve">OPE and the Au electrodes allows the electrons to localize on the LUMO. </w:t>
      </w:r>
      <w:r w:rsidR="004F4AC5" w:rsidRPr="00AF5E62">
        <w:rPr>
          <w:rFonts w:ascii="Times New Roman" w:hAnsi="Times New Roman" w:cs="Times New Roman"/>
          <w:sz w:val="24"/>
          <w:szCs w:val="24"/>
        </w:rPr>
        <w:t xml:space="preserve">This </w:t>
      </w:r>
      <w:r w:rsidR="002A033C" w:rsidRPr="00AF5E62">
        <w:rPr>
          <w:rFonts w:ascii="Times New Roman" w:hAnsi="Times New Roman" w:cs="Times New Roman"/>
          <w:sz w:val="24"/>
          <w:szCs w:val="24"/>
        </w:rPr>
        <w:t xml:space="preserve">intramolecular gating effect pushes the </w:t>
      </w:r>
      <w:r w:rsidR="000F563C" w:rsidRPr="00AF5E62">
        <w:rPr>
          <w:rFonts w:ascii="Times New Roman" w:hAnsi="Times New Roman" w:cs="Times New Roman"/>
          <w:sz w:val="24"/>
          <w:szCs w:val="24"/>
        </w:rPr>
        <w:t xml:space="preserve">charge transport mechanism to the inverted Marcus regime and </w:t>
      </w:r>
      <w:r w:rsidR="00360D5F" w:rsidRPr="00AF5E62">
        <w:rPr>
          <w:rFonts w:ascii="Times New Roman" w:hAnsi="Times New Roman" w:cs="Times New Roman"/>
          <w:sz w:val="24"/>
          <w:szCs w:val="24"/>
        </w:rPr>
        <w:t xml:space="preserve">results in the bell-shaped curve of </w:t>
      </w:r>
      <w:proofErr w:type="spellStart"/>
      <w:r w:rsidR="006C0847" w:rsidRPr="00F64077">
        <w:rPr>
          <w:rFonts w:ascii="Times New Roman" w:hAnsi="Times New Roman" w:cs="Times New Roman"/>
          <w:i/>
          <w:iCs/>
          <w:sz w:val="24"/>
          <w:szCs w:val="24"/>
        </w:rPr>
        <w:t>E</w:t>
      </w:r>
      <w:r w:rsidR="006C0847" w:rsidRPr="00F64077">
        <w:rPr>
          <w:rFonts w:ascii="Times New Roman" w:hAnsi="Times New Roman" w:cs="Times New Roman"/>
          <w:sz w:val="24"/>
          <w:szCs w:val="24"/>
          <w:vertAlign w:val="subscript"/>
        </w:rPr>
        <w:t>a</w:t>
      </w:r>
      <w:proofErr w:type="spellEnd"/>
      <w:r w:rsidR="006C0847" w:rsidRPr="00AF5E62">
        <w:rPr>
          <w:rFonts w:ascii="Times New Roman" w:hAnsi="Times New Roman" w:cs="Times New Roman"/>
          <w:sz w:val="24"/>
          <w:szCs w:val="24"/>
        </w:rPr>
        <w:t xml:space="preserve"> in Figure </w:t>
      </w:r>
      <w:r w:rsidR="00AF5E62">
        <w:rPr>
          <w:rFonts w:ascii="Times New Roman" w:hAnsi="Times New Roman" w:cs="Times New Roman"/>
          <w:sz w:val="24"/>
          <w:szCs w:val="24"/>
        </w:rPr>
        <w:t>5</w:t>
      </w:r>
      <w:r w:rsidR="006C0847" w:rsidRPr="00AF5E62">
        <w:rPr>
          <w:rFonts w:ascii="Times New Roman" w:hAnsi="Times New Roman" w:cs="Times New Roman"/>
          <w:sz w:val="24"/>
          <w:szCs w:val="24"/>
        </w:rPr>
        <w:t>(</w:t>
      </w:r>
      <w:r w:rsidR="00AF5E62">
        <w:rPr>
          <w:rFonts w:ascii="Times New Roman" w:hAnsi="Times New Roman" w:cs="Times New Roman"/>
          <w:sz w:val="24"/>
          <w:szCs w:val="24"/>
        </w:rPr>
        <w:t>g</w:t>
      </w:r>
      <w:r w:rsidR="006C0847" w:rsidRPr="00AF5E62">
        <w:rPr>
          <w:rFonts w:ascii="Times New Roman" w:hAnsi="Times New Roman" w:cs="Times New Roman"/>
          <w:sz w:val="24"/>
          <w:szCs w:val="24"/>
        </w:rPr>
        <w:t>).</w:t>
      </w:r>
    </w:p>
    <w:p w14:paraId="183C454E" w14:textId="0CC49C40" w:rsidR="00B51026" w:rsidRDefault="00B01807" w:rsidP="00937441">
      <w:pPr>
        <w:pStyle w:val="ListParagraph"/>
        <w:numPr>
          <w:ilvl w:val="0"/>
          <w:numId w:val="22"/>
        </w:numPr>
        <w:spacing w:line="480" w:lineRule="auto"/>
        <w:ind w:left="360"/>
        <w:rPr>
          <w:rFonts w:ascii="Times New Roman" w:hAnsi="Times New Roman" w:cs="Times New Roman"/>
          <w:sz w:val="24"/>
          <w:szCs w:val="24"/>
        </w:rPr>
      </w:pPr>
      <w:commentRangeStart w:id="57"/>
      <w:r>
        <w:rPr>
          <w:rFonts w:ascii="Times New Roman" w:hAnsi="Times New Roman" w:cs="Times New Roman"/>
          <w:sz w:val="24"/>
          <w:szCs w:val="24"/>
        </w:rPr>
        <w:t xml:space="preserve">In OPE2 and OPE3, </w:t>
      </w:r>
      <w:r w:rsidR="00EB11D0">
        <w:rPr>
          <w:rFonts w:ascii="Times New Roman" w:hAnsi="Times New Roman" w:cs="Times New Roman"/>
          <w:sz w:val="24"/>
          <w:szCs w:val="24"/>
        </w:rPr>
        <w:t xml:space="preserve">the </w:t>
      </w:r>
      <w:r w:rsidR="00D752F6">
        <w:rPr>
          <w:rFonts w:ascii="Times New Roman" w:hAnsi="Times New Roman" w:cs="Times New Roman"/>
          <w:sz w:val="24"/>
          <w:szCs w:val="24"/>
        </w:rPr>
        <w:t>LUMO on OPE</w:t>
      </w:r>
      <w:r w:rsidR="00EB11D0">
        <w:rPr>
          <w:rFonts w:ascii="Times New Roman" w:hAnsi="Times New Roman" w:cs="Times New Roman"/>
          <w:sz w:val="24"/>
          <w:szCs w:val="24"/>
        </w:rPr>
        <w:t xml:space="preserve"> </w:t>
      </w:r>
      <w:r w:rsidR="00875FE9">
        <w:rPr>
          <w:rFonts w:ascii="Times New Roman" w:hAnsi="Times New Roman" w:cs="Times New Roman"/>
          <w:sz w:val="24"/>
          <w:szCs w:val="24"/>
        </w:rPr>
        <w:t>can</w:t>
      </w:r>
      <w:r w:rsidR="00E05A6A">
        <w:rPr>
          <w:rFonts w:ascii="Times New Roman" w:hAnsi="Times New Roman" w:cs="Times New Roman"/>
          <w:sz w:val="24"/>
          <w:szCs w:val="24"/>
        </w:rPr>
        <w:t xml:space="preserve"> delocalize through </w:t>
      </w:r>
      <w:r w:rsidR="00875FE9">
        <w:rPr>
          <w:rFonts w:ascii="Times New Roman" w:hAnsi="Times New Roman" w:cs="Times New Roman"/>
          <w:sz w:val="24"/>
          <w:szCs w:val="24"/>
        </w:rPr>
        <w:t xml:space="preserve">the </w:t>
      </w:r>
      <w:proofErr w:type="spellStart"/>
      <w:r w:rsidR="00875FE9">
        <w:rPr>
          <w:rFonts w:ascii="Times New Roman" w:hAnsi="Times New Roman" w:cs="Times New Roman"/>
          <w:sz w:val="24"/>
          <w:szCs w:val="24"/>
        </w:rPr>
        <w:t>sulfur</w:t>
      </w:r>
      <w:proofErr w:type="spellEnd"/>
      <w:r w:rsidR="00875FE9">
        <w:rPr>
          <w:rFonts w:ascii="Times New Roman" w:hAnsi="Times New Roman" w:cs="Times New Roman"/>
          <w:sz w:val="24"/>
          <w:szCs w:val="24"/>
        </w:rPr>
        <w:t xml:space="preserve"> atom</w:t>
      </w:r>
      <w:r>
        <w:rPr>
          <w:rFonts w:ascii="Times New Roman" w:hAnsi="Times New Roman" w:cs="Times New Roman"/>
          <w:sz w:val="24"/>
          <w:szCs w:val="24"/>
        </w:rPr>
        <w:t xml:space="preserve"> </w:t>
      </w:r>
      <w:r w:rsidR="00875FE9">
        <w:rPr>
          <w:rFonts w:ascii="Times New Roman" w:hAnsi="Times New Roman" w:cs="Times New Roman"/>
          <w:sz w:val="24"/>
          <w:szCs w:val="24"/>
        </w:rPr>
        <w:t xml:space="preserve">and to the metal density of states. </w:t>
      </w:r>
      <w:r w:rsidR="00F5031F">
        <w:rPr>
          <w:rFonts w:ascii="Times New Roman" w:hAnsi="Times New Roman" w:cs="Times New Roman"/>
          <w:sz w:val="24"/>
          <w:szCs w:val="24"/>
        </w:rPr>
        <w:t xml:space="preserve">This strong coupling </w:t>
      </w:r>
      <w:r w:rsidR="00901382">
        <w:rPr>
          <w:rFonts w:ascii="Times New Roman" w:hAnsi="Times New Roman" w:cs="Times New Roman"/>
          <w:sz w:val="24"/>
          <w:szCs w:val="24"/>
        </w:rPr>
        <w:t xml:space="preserve">makes </w:t>
      </w:r>
      <w:r w:rsidR="00520B83">
        <w:rPr>
          <w:rFonts w:ascii="Times New Roman" w:hAnsi="Times New Roman" w:cs="Times New Roman"/>
          <w:sz w:val="24"/>
          <w:szCs w:val="24"/>
        </w:rPr>
        <w:t xml:space="preserve">the electrons </w:t>
      </w:r>
      <w:r w:rsidR="00532221">
        <w:rPr>
          <w:rFonts w:ascii="Times New Roman" w:hAnsi="Times New Roman" w:cs="Times New Roman"/>
          <w:sz w:val="24"/>
          <w:szCs w:val="24"/>
        </w:rPr>
        <w:t xml:space="preserve">quickly </w:t>
      </w:r>
      <w:r w:rsidR="00BE68FA">
        <w:rPr>
          <w:rFonts w:ascii="Times New Roman" w:hAnsi="Times New Roman" w:cs="Times New Roman"/>
          <w:sz w:val="24"/>
          <w:szCs w:val="24"/>
        </w:rPr>
        <w:t xml:space="preserve">dissipate to the metal. There is </w:t>
      </w:r>
      <w:r w:rsidR="0065563B">
        <w:rPr>
          <w:rFonts w:ascii="Times New Roman" w:hAnsi="Times New Roman" w:cs="Times New Roman"/>
          <w:sz w:val="24"/>
          <w:szCs w:val="24"/>
        </w:rPr>
        <w:t>not</w:t>
      </w:r>
      <w:r w:rsidR="00BE68FA">
        <w:rPr>
          <w:rFonts w:ascii="Times New Roman" w:hAnsi="Times New Roman" w:cs="Times New Roman"/>
          <w:sz w:val="24"/>
          <w:szCs w:val="24"/>
        </w:rPr>
        <w:t xml:space="preserve"> enough time for the </w:t>
      </w:r>
      <w:r w:rsidR="006145FC">
        <w:rPr>
          <w:rFonts w:ascii="Times New Roman" w:hAnsi="Times New Roman" w:cs="Times New Roman"/>
          <w:sz w:val="24"/>
          <w:szCs w:val="24"/>
        </w:rPr>
        <w:t>electrons to stay on the LUMO</w:t>
      </w:r>
      <w:r w:rsidR="00E21D6B">
        <w:rPr>
          <w:rFonts w:ascii="Times New Roman" w:hAnsi="Times New Roman" w:cs="Times New Roman"/>
          <w:sz w:val="24"/>
          <w:szCs w:val="24"/>
        </w:rPr>
        <w:t xml:space="preserve">. As a result, the </w:t>
      </w:r>
      <w:r w:rsidR="008209BA">
        <w:rPr>
          <w:rFonts w:ascii="Times New Roman" w:hAnsi="Times New Roman" w:cs="Times New Roman"/>
          <w:sz w:val="24"/>
          <w:szCs w:val="24"/>
        </w:rPr>
        <w:t>“</w:t>
      </w:r>
      <w:r w:rsidR="00BE68FA">
        <w:rPr>
          <w:rFonts w:ascii="Times New Roman" w:hAnsi="Times New Roman" w:cs="Times New Roman"/>
          <w:sz w:val="24"/>
          <w:szCs w:val="24"/>
        </w:rPr>
        <w:t>gating</w:t>
      </w:r>
      <w:r w:rsidR="008209BA">
        <w:rPr>
          <w:rFonts w:ascii="Times New Roman" w:hAnsi="Times New Roman" w:cs="Times New Roman"/>
          <w:sz w:val="24"/>
          <w:szCs w:val="24"/>
        </w:rPr>
        <w:t xml:space="preserve">” effect </w:t>
      </w:r>
      <w:r w:rsidR="00E21D6B">
        <w:rPr>
          <w:rFonts w:ascii="Times New Roman" w:hAnsi="Times New Roman" w:cs="Times New Roman"/>
          <w:sz w:val="24"/>
          <w:szCs w:val="24"/>
        </w:rPr>
        <w:t>is not observed</w:t>
      </w:r>
      <w:r w:rsidR="00F84FE8">
        <w:rPr>
          <w:rFonts w:ascii="Times New Roman" w:hAnsi="Times New Roman" w:cs="Times New Roman"/>
          <w:sz w:val="24"/>
          <w:szCs w:val="24"/>
        </w:rPr>
        <w:t>.</w:t>
      </w:r>
      <w:r w:rsidR="008209BA">
        <w:rPr>
          <w:rFonts w:ascii="Times New Roman" w:hAnsi="Times New Roman" w:cs="Times New Roman"/>
          <w:sz w:val="24"/>
          <w:szCs w:val="24"/>
        </w:rPr>
        <w:t xml:space="preserve"> </w:t>
      </w:r>
      <w:r w:rsidR="006E4B4C">
        <w:rPr>
          <w:rFonts w:ascii="Times New Roman" w:hAnsi="Times New Roman" w:cs="Times New Roman"/>
          <w:sz w:val="24"/>
          <w:szCs w:val="24"/>
        </w:rPr>
        <w:t>The HOMO</w:t>
      </w:r>
      <w:r w:rsidR="00DD0F2C">
        <w:rPr>
          <w:rFonts w:ascii="Times New Roman" w:hAnsi="Times New Roman" w:cs="Times New Roman"/>
          <w:sz w:val="24"/>
          <w:szCs w:val="24"/>
        </w:rPr>
        <w:t>, however,</w:t>
      </w:r>
      <w:r w:rsidR="006E4B4C">
        <w:rPr>
          <w:rFonts w:ascii="Times New Roman" w:hAnsi="Times New Roman" w:cs="Times New Roman"/>
          <w:sz w:val="24"/>
          <w:szCs w:val="24"/>
        </w:rPr>
        <w:t xml:space="preserve"> </w:t>
      </w:r>
      <w:r w:rsidR="00DD0F2C">
        <w:rPr>
          <w:rFonts w:ascii="Times New Roman" w:hAnsi="Times New Roman" w:cs="Times New Roman"/>
          <w:sz w:val="24"/>
          <w:szCs w:val="24"/>
        </w:rPr>
        <w:t xml:space="preserve">is still weakly coupled to both electrodes, </w:t>
      </w:r>
      <w:r w:rsidR="004874C1">
        <w:rPr>
          <w:rFonts w:ascii="Times New Roman" w:hAnsi="Times New Roman" w:cs="Times New Roman"/>
          <w:sz w:val="24"/>
          <w:szCs w:val="24"/>
        </w:rPr>
        <w:t xml:space="preserve">making hopping </w:t>
      </w:r>
      <w:r w:rsidR="001C6F52">
        <w:rPr>
          <w:rFonts w:ascii="Times New Roman" w:hAnsi="Times New Roman" w:cs="Times New Roman"/>
          <w:sz w:val="24"/>
          <w:szCs w:val="24"/>
        </w:rPr>
        <w:t xml:space="preserve">the dominating </w:t>
      </w:r>
      <w:r w:rsidR="00A84C0F">
        <w:rPr>
          <w:rFonts w:ascii="Times New Roman" w:hAnsi="Times New Roman" w:cs="Times New Roman"/>
          <w:sz w:val="24"/>
          <w:szCs w:val="24"/>
        </w:rPr>
        <w:t xml:space="preserve">transport </w:t>
      </w:r>
      <w:r w:rsidR="001C6F52">
        <w:rPr>
          <w:rFonts w:ascii="Times New Roman" w:hAnsi="Times New Roman" w:cs="Times New Roman"/>
          <w:sz w:val="24"/>
          <w:szCs w:val="24"/>
        </w:rPr>
        <w:t>mechanism</w:t>
      </w:r>
      <w:r w:rsidR="00F54DB9">
        <w:rPr>
          <w:rFonts w:ascii="Times New Roman" w:hAnsi="Times New Roman" w:cs="Times New Roman"/>
          <w:sz w:val="24"/>
          <w:szCs w:val="24"/>
        </w:rPr>
        <w:t>.</w:t>
      </w:r>
      <w:r w:rsidR="001C6F52">
        <w:rPr>
          <w:rFonts w:ascii="Times New Roman" w:hAnsi="Times New Roman" w:cs="Times New Roman"/>
          <w:sz w:val="24"/>
          <w:szCs w:val="24"/>
        </w:rPr>
        <w:t xml:space="preserve"> </w:t>
      </w:r>
      <w:r w:rsidR="00F54DB9">
        <w:rPr>
          <w:rFonts w:ascii="Times New Roman" w:hAnsi="Times New Roman" w:cs="Times New Roman"/>
          <w:sz w:val="24"/>
          <w:szCs w:val="24"/>
        </w:rPr>
        <w:t xml:space="preserve">The hopping in these two SAMs operates </w:t>
      </w:r>
      <w:r w:rsidR="001C6F52">
        <w:rPr>
          <w:rFonts w:ascii="Times New Roman" w:hAnsi="Times New Roman" w:cs="Times New Roman"/>
          <w:sz w:val="24"/>
          <w:szCs w:val="24"/>
        </w:rPr>
        <w:t>in the</w:t>
      </w:r>
      <w:r w:rsidR="00313853">
        <w:rPr>
          <w:rFonts w:ascii="Times New Roman" w:hAnsi="Times New Roman" w:cs="Times New Roman"/>
          <w:sz w:val="24"/>
          <w:szCs w:val="24"/>
        </w:rPr>
        <w:t xml:space="preserve"> normal Marcus regime</w:t>
      </w:r>
      <w:commentRangeEnd w:id="57"/>
      <w:r w:rsidR="00E324E2">
        <w:rPr>
          <w:rStyle w:val="CommentReference"/>
        </w:rPr>
        <w:commentReference w:id="57"/>
      </w:r>
      <w:r w:rsidR="00313853">
        <w:rPr>
          <w:rFonts w:ascii="Times New Roman" w:hAnsi="Times New Roman" w:cs="Times New Roman"/>
          <w:sz w:val="24"/>
          <w:szCs w:val="24"/>
        </w:rPr>
        <w:t>.</w:t>
      </w:r>
    </w:p>
    <w:p w14:paraId="550D933B" w14:textId="0D3ECB59" w:rsidR="00313853" w:rsidRDefault="00313853" w:rsidP="00313853">
      <w:pPr>
        <w:spacing w:line="480" w:lineRule="auto"/>
        <w:rPr>
          <w:rFonts w:ascii="Times New Roman" w:hAnsi="Times New Roman" w:cs="Times New Roman"/>
          <w:sz w:val="24"/>
          <w:szCs w:val="24"/>
        </w:rPr>
      </w:pPr>
    </w:p>
    <w:p w14:paraId="3D0BCD3B" w14:textId="054EB778" w:rsidR="00313853" w:rsidRPr="00313853" w:rsidRDefault="00313853" w:rsidP="00313853">
      <w:pPr>
        <w:spacing w:line="480" w:lineRule="auto"/>
        <w:rPr>
          <w:rFonts w:ascii="Times New Roman" w:hAnsi="Times New Roman" w:cs="Times New Roman"/>
          <w:b/>
          <w:bCs/>
          <w:sz w:val="24"/>
          <w:szCs w:val="24"/>
        </w:rPr>
      </w:pPr>
      <w:commentRangeStart w:id="58"/>
      <w:r w:rsidRPr="00313853">
        <w:rPr>
          <w:rFonts w:ascii="Times New Roman" w:hAnsi="Times New Roman" w:cs="Times New Roman"/>
          <w:b/>
          <w:bCs/>
          <w:sz w:val="24"/>
          <w:szCs w:val="24"/>
        </w:rPr>
        <w:t>Conclusion</w:t>
      </w:r>
      <w:r w:rsidR="00D713D2">
        <w:rPr>
          <w:rFonts w:ascii="Times New Roman" w:hAnsi="Times New Roman" w:cs="Times New Roman"/>
          <w:b/>
          <w:bCs/>
          <w:sz w:val="24"/>
          <w:szCs w:val="24"/>
        </w:rPr>
        <w:t>s</w:t>
      </w:r>
      <w:commentRangeEnd w:id="58"/>
      <w:r w:rsidR="00E324E2">
        <w:rPr>
          <w:rStyle w:val="CommentReference"/>
        </w:rPr>
        <w:commentReference w:id="58"/>
      </w:r>
    </w:p>
    <w:p w14:paraId="517692E2" w14:textId="02CE8C88" w:rsidR="00313853" w:rsidRPr="000B36A6" w:rsidRDefault="007B7937" w:rsidP="000B36A6">
      <w:pPr>
        <w:pStyle w:val="ListParagraph"/>
        <w:numPr>
          <w:ilvl w:val="0"/>
          <w:numId w:val="24"/>
        </w:numPr>
        <w:spacing w:line="480" w:lineRule="auto"/>
        <w:ind w:left="360"/>
        <w:rPr>
          <w:rFonts w:ascii="Times New Roman" w:hAnsi="Times New Roman" w:cs="Times New Roman"/>
          <w:sz w:val="24"/>
          <w:szCs w:val="24"/>
        </w:rPr>
      </w:pPr>
      <w:r>
        <w:rPr>
          <w:rFonts w:ascii="Times New Roman" w:hAnsi="Times New Roman" w:cs="Times New Roman"/>
          <w:sz w:val="24"/>
          <w:szCs w:val="24"/>
        </w:rPr>
        <w:t>We have</w:t>
      </w:r>
      <w:r w:rsidR="005C167F">
        <w:rPr>
          <w:rFonts w:ascii="Times New Roman" w:hAnsi="Times New Roman" w:cs="Times New Roman"/>
          <w:sz w:val="24"/>
          <w:szCs w:val="24"/>
        </w:rPr>
        <w:t xml:space="preserve"> </w:t>
      </w:r>
      <w:r>
        <w:rPr>
          <w:rFonts w:ascii="Times New Roman" w:hAnsi="Times New Roman" w:cs="Times New Roman"/>
          <w:sz w:val="24"/>
          <w:szCs w:val="24"/>
        </w:rPr>
        <w:t>again proven</w:t>
      </w:r>
      <w:r w:rsidR="003B10B4">
        <w:rPr>
          <w:rFonts w:ascii="Times New Roman" w:hAnsi="Times New Roman" w:cs="Times New Roman"/>
          <w:sz w:val="24"/>
          <w:szCs w:val="24"/>
        </w:rPr>
        <w:t xml:space="preserve"> that inverted Marcus charge transfer can be realized </w:t>
      </w:r>
      <w:r w:rsidR="001133DB">
        <w:rPr>
          <w:rFonts w:ascii="Times New Roman" w:hAnsi="Times New Roman" w:cs="Times New Roman"/>
          <w:sz w:val="24"/>
          <w:szCs w:val="24"/>
        </w:rPr>
        <w:t xml:space="preserve">via </w:t>
      </w:r>
      <w:commentRangeStart w:id="59"/>
      <w:commentRangeStart w:id="60"/>
      <w:r w:rsidR="001133DB">
        <w:rPr>
          <w:rFonts w:ascii="Times New Roman" w:hAnsi="Times New Roman" w:cs="Times New Roman"/>
          <w:sz w:val="24"/>
          <w:szCs w:val="24"/>
        </w:rPr>
        <w:t>intramolecular</w:t>
      </w:r>
      <w:commentRangeEnd w:id="59"/>
      <w:r w:rsidR="00E7367B">
        <w:rPr>
          <w:rStyle w:val="CommentReference"/>
        </w:rPr>
        <w:commentReference w:id="59"/>
      </w:r>
      <w:commentRangeEnd w:id="60"/>
      <w:r w:rsidR="00E324E2">
        <w:rPr>
          <w:rStyle w:val="CommentReference"/>
        </w:rPr>
        <w:commentReference w:id="60"/>
      </w:r>
      <w:r w:rsidR="001133DB">
        <w:rPr>
          <w:rFonts w:ascii="Times New Roman" w:hAnsi="Times New Roman" w:cs="Times New Roman"/>
          <w:sz w:val="24"/>
          <w:szCs w:val="24"/>
        </w:rPr>
        <w:t xml:space="preserve"> gating. </w:t>
      </w:r>
      <w:r>
        <w:rPr>
          <w:rFonts w:ascii="Times New Roman" w:hAnsi="Times New Roman" w:cs="Times New Roman"/>
          <w:sz w:val="24"/>
          <w:szCs w:val="24"/>
        </w:rPr>
        <w:t>In addition</w:t>
      </w:r>
      <w:r w:rsidR="006C657F">
        <w:rPr>
          <w:rFonts w:ascii="Times New Roman" w:hAnsi="Times New Roman" w:cs="Times New Roman"/>
          <w:sz w:val="24"/>
          <w:szCs w:val="24"/>
        </w:rPr>
        <w:t>,</w:t>
      </w:r>
      <w:r w:rsidR="004F1896">
        <w:rPr>
          <w:rFonts w:ascii="Times New Roman" w:hAnsi="Times New Roman" w:cs="Times New Roman"/>
          <w:sz w:val="24"/>
          <w:szCs w:val="24"/>
        </w:rPr>
        <w:t xml:space="preserve"> we </w:t>
      </w:r>
      <w:r w:rsidR="006C657F">
        <w:rPr>
          <w:rFonts w:ascii="Times New Roman" w:hAnsi="Times New Roman" w:cs="Times New Roman"/>
          <w:sz w:val="24"/>
          <w:szCs w:val="24"/>
        </w:rPr>
        <w:t xml:space="preserve">have shown that </w:t>
      </w:r>
      <w:r w:rsidR="004F7545">
        <w:rPr>
          <w:rFonts w:ascii="Times New Roman" w:hAnsi="Times New Roman" w:cs="Times New Roman"/>
          <w:sz w:val="24"/>
          <w:szCs w:val="24"/>
        </w:rPr>
        <w:t xml:space="preserve">this phenomenon can only occur if the molecules are weakly coupled to the electrode. </w:t>
      </w:r>
      <w:r w:rsidRPr="006E31BA">
        <w:rPr>
          <w:rFonts w:ascii="Times New Roman" w:hAnsi="Times New Roman" w:cs="Times New Roman"/>
          <w:sz w:val="24"/>
          <w:szCs w:val="24"/>
        </w:rPr>
        <w:t xml:space="preserve">We have </w:t>
      </w:r>
      <w:r>
        <w:rPr>
          <w:rFonts w:ascii="Times New Roman" w:hAnsi="Times New Roman" w:cs="Times New Roman"/>
          <w:sz w:val="24"/>
          <w:szCs w:val="24"/>
        </w:rPr>
        <w:t xml:space="preserve">demonstrated that </w:t>
      </w:r>
      <w:r w:rsidR="001B7A43">
        <w:rPr>
          <w:rFonts w:ascii="Times New Roman" w:hAnsi="Times New Roman" w:cs="Times New Roman"/>
          <w:sz w:val="24"/>
          <w:szCs w:val="24"/>
        </w:rPr>
        <w:t>one CH</w:t>
      </w:r>
      <w:r w:rsidR="001B7A43" w:rsidRPr="009B6B75">
        <w:rPr>
          <w:rFonts w:ascii="Times New Roman" w:hAnsi="Times New Roman" w:cs="Times New Roman"/>
          <w:sz w:val="24"/>
          <w:szCs w:val="24"/>
          <w:vertAlign w:val="subscript"/>
        </w:rPr>
        <w:t>2</w:t>
      </w:r>
      <w:r w:rsidR="001B7A43">
        <w:rPr>
          <w:rFonts w:ascii="Times New Roman" w:hAnsi="Times New Roman" w:cs="Times New Roman"/>
          <w:sz w:val="24"/>
          <w:szCs w:val="24"/>
        </w:rPr>
        <w:t xml:space="preserve"> group to disrupt the conjugation between the molecules and the electrode can change </w:t>
      </w:r>
      <w:r>
        <w:rPr>
          <w:rFonts w:ascii="Times New Roman" w:hAnsi="Times New Roman" w:cs="Times New Roman"/>
          <w:sz w:val="24"/>
          <w:szCs w:val="24"/>
        </w:rPr>
        <w:t xml:space="preserve">the charge </w:t>
      </w:r>
      <w:r>
        <w:rPr>
          <w:rFonts w:ascii="Times New Roman" w:hAnsi="Times New Roman" w:cs="Times New Roman"/>
          <w:sz w:val="24"/>
          <w:szCs w:val="24"/>
        </w:rPr>
        <w:lastRenderedPageBreak/>
        <w:t xml:space="preserve">transport mechanism </w:t>
      </w:r>
      <w:r w:rsidR="001B7A43">
        <w:rPr>
          <w:rFonts w:ascii="Times New Roman" w:hAnsi="Times New Roman" w:cs="Times New Roman"/>
          <w:sz w:val="24"/>
          <w:szCs w:val="24"/>
        </w:rPr>
        <w:t xml:space="preserve">from normal Marcus regime to the inverted Marcus regime. </w:t>
      </w:r>
      <w:r w:rsidR="00263782">
        <w:rPr>
          <w:rFonts w:ascii="Times New Roman" w:hAnsi="Times New Roman" w:cs="Times New Roman"/>
          <w:sz w:val="24"/>
          <w:szCs w:val="24"/>
        </w:rPr>
        <w:t xml:space="preserve">Inverted Marcus transfer </w:t>
      </w:r>
      <w:r w:rsidR="006B5863">
        <w:rPr>
          <w:rFonts w:ascii="Times New Roman" w:hAnsi="Times New Roman" w:cs="Times New Roman"/>
          <w:sz w:val="24"/>
          <w:szCs w:val="24"/>
        </w:rPr>
        <w:t xml:space="preserve">can make the </w:t>
      </w:r>
      <w:r w:rsidR="002C7C5D">
        <w:rPr>
          <w:rFonts w:ascii="Times New Roman" w:hAnsi="Times New Roman" w:cs="Times New Roman"/>
          <w:sz w:val="24"/>
          <w:szCs w:val="24"/>
        </w:rPr>
        <w:t xml:space="preserve">electron transport </w:t>
      </w:r>
      <w:proofErr w:type="spellStart"/>
      <w:r w:rsidR="002C7C5D">
        <w:rPr>
          <w:rFonts w:ascii="Times New Roman" w:hAnsi="Times New Roman" w:cs="Times New Roman"/>
          <w:sz w:val="24"/>
          <w:szCs w:val="24"/>
        </w:rPr>
        <w:t>activationless</w:t>
      </w:r>
      <w:proofErr w:type="spellEnd"/>
      <w:r w:rsidR="002C7C5D">
        <w:rPr>
          <w:rFonts w:ascii="Times New Roman" w:hAnsi="Times New Roman" w:cs="Times New Roman"/>
          <w:sz w:val="24"/>
          <w:szCs w:val="24"/>
        </w:rPr>
        <w:t xml:space="preserve"> and</w:t>
      </w:r>
      <w:r w:rsidR="00B55740">
        <w:rPr>
          <w:rFonts w:ascii="Times New Roman" w:hAnsi="Times New Roman" w:cs="Times New Roman"/>
          <w:sz w:val="24"/>
          <w:szCs w:val="24"/>
        </w:rPr>
        <w:t xml:space="preserve"> have </w:t>
      </w:r>
      <w:r w:rsidR="00201DB2">
        <w:rPr>
          <w:rFonts w:ascii="Times New Roman" w:hAnsi="Times New Roman" w:cs="Times New Roman"/>
          <w:sz w:val="24"/>
          <w:szCs w:val="24"/>
        </w:rPr>
        <w:t>pot</w:t>
      </w:r>
      <w:r w:rsidR="00CB154A">
        <w:rPr>
          <w:rFonts w:ascii="Times New Roman" w:hAnsi="Times New Roman" w:cs="Times New Roman"/>
          <w:sz w:val="24"/>
          <w:szCs w:val="24"/>
        </w:rPr>
        <w:t xml:space="preserve">ential in energy saving in electric circuits. </w:t>
      </w:r>
      <w:r w:rsidR="006F5027">
        <w:rPr>
          <w:rFonts w:ascii="Times New Roman" w:hAnsi="Times New Roman" w:cs="Times New Roman"/>
          <w:sz w:val="24"/>
          <w:szCs w:val="24"/>
        </w:rPr>
        <w:t xml:space="preserve">The possibility to fine-tune this mechanism could have profound implications </w:t>
      </w:r>
      <w:r w:rsidR="00F861E6">
        <w:rPr>
          <w:rFonts w:ascii="Times New Roman" w:hAnsi="Times New Roman" w:cs="Times New Roman"/>
          <w:sz w:val="24"/>
          <w:szCs w:val="24"/>
        </w:rPr>
        <w:t xml:space="preserve">for researchers to further explore this type of systems. </w:t>
      </w:r>
    </w:p>
    <w:sectPr w:rsidR="00313853" w:rsidRPr="000B36A6" w:rsidSect="00EC4C75">
      <w:footerReference w:type="default" r:id="rId2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Nijhuis, C.A. (TNW)" w:date="2021-02-23T17:04:00Z" w:initials="NC(">
    <w:p w14:paraId="5C3F2532" w14:textId="43B771DD" w:rsidR="00225864" w:rsidRDefault="00225864">
      <w:pPr>
        <w:pStyle w:val="CommentText"/>
      </w:pPr>
      <w:r>
        <w:rPr>
          <w:rStyle w:val="CommentReference"/>
        </w:rPr>
        <w:annotationRef/>
      </w:r>
      <w:r>
        <w:t xml:space="preserve">Pls start making it </w:t>
      </w:r>
    </w:p>
  </w:comment>
  <w:comment w:id="6" w:author="Nijhuis, C.A. (TNW)" w:date="2021-02-23T17:04:00Z" w:initials="NC(">
    <w:p w14:paraId="6F97FCE1" w14:textId="659D2902" w:rsidR="00225864" w:rsidRDefault="00225864">
      <w:pPr>
        <w:pStyle w:val="CommentText"/>
      </w:pPr>
      <w:r>
        <w:rPr>
          <w:rStyle w:val="CommentReference"/>
        </w:rPr>
        <w:annotationRef/>
      </w:r>
      <w:r>
        <w:t xml:space="preserve">Pls add, this will help to focus the key ideas </w:t>
      </w:r>
    </w:p>
  </w:comment>
  <w:comment w:id="7" w:author="Nijhuis, C.A. (TNW)" w:date="2021-02-23T17:05:00Z" w:initials="NC(">
    <w:p w14:paraId="4BC272A4" w14:textId="796DED16" w:rsidR="00225864" w:rsidRDefault="00225864">
      <w:pPr>
        <w:pStyle w:val="CommentText"/>
      </w:pPr>
      <w:r>
        <w:rPr>
          <w:rStyle w:val="CommentReference"/>
        </w:rPr>
        <w:annotationRef/>
      </w:r>
      <w:r>
        <w:t xml:space="preserve">Work with page breaks </w:t>
      </w:r>
    </w:p>
  </w:comment>
  <w:comment w:id="10" w:author="Nijhuis, C.A. (TNW)" w:date="2021-02-23T17:06:00Z" w:initials="NC(">
    <w:p w14:paraId="32E4D2E4" w14:textId="29F0E413" w:rsidR="00225864" w:rsidRPr="00225864" w:rsidRDefault="00225864">
      <w:pPr>
        <w:pStyle w:val="CommentText"/>
        <w:rPr>
          <w:lang w:val="nl-NL"/>
        </w:rPr>
      </w:pPr>
      <w:r>
        <w:rPr>
          <w:rStyle w:val="CommentReference"/>
        </w:rPr>
        <w:annotationRef/>
      </w:r>
      <w:proofErr w:type="spellStart"/>
      <w:r w:rsidRPr="00225864">
        <w:rPr>
          <w:lang w:val="nl-NL"/>
        </w:rPr>
        <w:t>Avoid</w:t>
      </w:r>
      <w:proofErr w:type="spellEnd"/>
      <w:r w:rsidRPr="00225864">
        <w:rPr>
          <w:lang w:val="nl-NL"/>
        </w:rPr>
        <w:t xml:space="preserve"> </w:t>
      </w:r>
      <w:proofErr w:type="spellStart"/>
      <w:r w:rsidRPr="00225864">
        <w:rPr>
          <w:lang w:val="nl-NL"/>
        </w:rPr>
        <w:t>overselling</w:t>
      </w:r>
      <w:proofErr w:type="spellEnd"/>
      <w:r w:rsidRPr="00225864">
        <w:rPr>
          <w:lang w:val="nl-NL"/>
        </w:rPr>
        <w:t xml:space="preserve">, </w:t>
      </w:r>
      <w:proofErr w:type="spellStart"/>
      <w:r w:rsidRPr="00225864">
        <w:rPr>
          <w:lang w:val="nl-NL"/>
        </w:rPr>
        <w:t>overhyping</w:t>
      </w:r>
      <w:proofErr w:type="spellEnd"/>
    </w:p>
  </w:comment>
  <w:comment w:id="13" w:author="Nijhuis, C.A. (TNW)" w:date="2021-02-23T17:07:00Z" w:initials="NC(">
    <w:p w14:paraId="575F5158" w14:textId="53D4FF9D" w:rsidR="00225864" w:rsidRPr="00225864" w:rsidRDefault="00225864">
      <w:pPr>
        <w:pStyle w:val="CommentText"/>
        <w:rPr>
          <w:lang w:val="en-GB"/>
        </w:rPr>
      </w:pPr>
      <w:r>
        <w:rPr>
          <w:rStyle w:val="CommentReference"/>
        </w:rPr>
        <w:annotationRef/>
      </w:r>
      <w:r w:rsidRPr="00225864">
        <w:rPr>
          <w:lang w:val="en-GB"/>
        </w:rPr>
        <w:t>Don’t use different spacings, p</w:t>
      </w:r>
      <w:r>
        <w:rPr>
          <w:lang w:val="en-GB"/>
        </w:rPr>
        <w:t>aragraphs start with a 1 inch tab (</w:t>
      </w:r>
      <w:proofErr w:type="spellStart"/>
      <w:r>
        <w:rPr>
          <w:lang w:val="en-GB"/>
        </w:rPr>
        <w:t>ie</w:t>
      </w:r>
      <w:proofErr w:type="spellEnd"/>
      <w:r>
        <w:rPr>
          <w:lang w:val="en-GB"/>
        </w:rPr>
        <w:t>, “before” and “after” spacings must be zero)</w:t>
      </w:r>
    </w:p>
  </w:comment>
  <w:comment w:id="15" w:author="Nijhuis, C.A. (TNW)" w:date="2021-02-23T17:09:00Z" w:initials="NC(">
    <w:p w14:paraId="2D5F00BB" w14:textId="02E1F7BB" w:rsidR="00225864" w:rsidRDefault="00225864">
      <w:pPr>
        <w:pStyle w:val="CommentText"/>
      </w:pPr>
      <w:r>
        <w:rPr>
          <w:rStyle w:val="CommentReference"/>
        </w:rPr>
        <w:annotationRef/>
      </w:r>
      <w:r>
        <w:t xml:space="preserve">So there are more examples, pls highlight the work of others as well </w:t>
      </w:r>
    </w:p>
  </w:comment>
  <w:comment w:id="17" w:author="Ziyu" w:date="2021-02-22T14:02:00Z" w:initials="ZZ">
    <w:p w14:paraId="674FE063" w14:textId="3A35534C" w:rsidR="005D3504" w:rsidRDefault="005D3504">
      <w:pPr>
        <w:pStyle w:val="CommentText"/>
      </w:pPr>
      <w:r>
        <w:rPr>
          <w:rStyle w:val="CommentReference"/>
        </w:rPr>
        <w:annotationRef/>
      </w:r>
      <w:r>
        <w:t>Add one paragraph about strong an weak coupling</w:t>
      </w:r>
    </w:p>
  </w:comment>
  <w:comment w:id="16" w:author="Nijhuis, C.A. (TNW)" w:date="2021-02-23T17:09:00Z" w:initials="NC(">
    <w:p w14:paraId="31E98040" w14:textId="7AC008CA" w:rsidR="00225864" w:rsidRDefault="00225864">
      <w:pPr>
        <w:pStyle w:val="CommentText"/>
      </w:pPr>
      <w:r>
        <w:rPr>
          <w:rStyle w:val="CommentReference"/>
        </w:rPr>
        <w:annotationRef/>
      </w:r>
      <w:r>
        <w:t xml:space="preserve">This is our work only, but we should also credit the work by others of course </w:t>
      </w:r>
    </w:p>
  </w:comment>
  <w:comment w:id="20" w:author="Nijhuis, C.A. (TNW)" w:date="2021-02-23T17:09:00Z" w:initials="NC(">
    <w:p w14:paraId="72A90A79" w14:textId="5FE72637" w:rsidR="00225864" w:rsidRDefault="00225864">
      <w:pPr>
        <w:pStyle w:val="CommentText"/>
      </w:pPr>
      <w:r>
        <w:rPr>
          <w:rStyle w:val="CommentReference"/>
        </w:rPr>
        <w:annotationRef/>
      </w:r>
      <w:r>
        <w:t>bold</w:t>
      </w:r>
    </w:p>
  </w:comment>
  <w:comment w:id="25" w:author="Nijhuis, C.A. (TNW)" w:date="2021-02-23T17:10:00Z" w:initials="NC(">
    <w:p w14:paraId="1D7FCE80" w14:textId="0CB9876D" w:rsidR="00225864" w:rsidRDefault="00225864">
      <w:pPr>
        <w:pStyle w:val="CommentText"/>
      </w:pPr>
      <w:r>
        <w:rPr>
          <w:rStyle w:val="CommentReference"/>
        </w:rPr>
        <w:annotationRef/>
      </w:r>
      <w:r>
        <w:t xml:space="preserve">where? Here or where? </w:t>
      </w:r>
    </w:p>
  </w:comment>
  <w:comment w:id="26" w:author="Nijhuis, C.A. (TNW)" w:date="2021-02-23T17:10:00Z" w:initials="NC(">
    <w:p w14:paraId="448D2AA0" w14:textId="38717CA0" w:rsidR="00225864" w:rsidRDefault="00225864">
      <w:pPr>
        <w:pStyle w:val="CommentText"/>
      </w:pPr>
      <w:r>
        <w:rPr>
          <w:rStyle w:val="CommentReference"/>
        </w:rPr>
        <w:annotationRef/>
      </w:r>
      <w:r>
        <w:t xml:space="preserve">I think the most interesting </w:t>
      </w:r>
      <w:proofErr w:type="spellStart"/>
      <w:r>
        <w:t>phenomenum</w:t>
      </w:r>
      <w:proofErr w:type="spellEnd"/>
      <w:r>
        <w:t xml:space="preserve"> is that we can turn on/off temperature dependencies </w:t>
      </w:r>
    </w:p>
  </w:comment>
  <w:comment w:id="27" w:author="Nijhuis, C.A. (TNW)" w:date="2021-02-23T17:10:00Z" w:initials="NC(">
    <w:p w14:paraId="41B1F15C" w14:textId="5E8ACC4F" w:rsidR="00225864" w:rsidRDefault="00225864">
      <w:pPr>
        <w:pStyle w:val="CommentText"/>
      </w:pPr>
      <w:r>
        <w:rPr>
          <w:rStyle w:val="CommentReference"/>
        </w:rPr>
        <w:annotationRef/>
      </w:r>
      <w:r>
        <w:t xml:space="preserve">only one line, not two lines to separate sections </w:t>
      </w:r>
    </w:p>
  </w:comment>
  <w:comment w:id="28" w:author="Nijhuis, C.A. (TNW)" w:date="2021-02-23T17:10:00Z" w:initials="NC(">
    <w:p w14:paraId="3B7FF002" w14:textId="5F5D6886" w:rsidR="00225864" w:rsidRDefault="00225864">
      <w:pPr>
        <w:pStyle w:val="CommentText"/>
      </w:pPr>
      <w:r>
        <w:rPr>
          <w:rStyle w:val="CommentReference"/>
        </w:rPr>
        <w:annotationRef/>
      </w:r>
      <w:r>
        <w:t xml:space="preserve">no spacing between subsections </w:t>
      </w:r>
    </w:p>
  </w:comment>
  <w:comment w:id="29" w:author="Nijhuis, C.A. (TNW)" w:date="2021-02-23T17:13:00Z" w:initials="NC(">
    <w:p w14:paraId="5A4B4FDC" w14:textId="77777777" w:rsidR="00D30067" w:rsidRDefault="00D30067">
      <w:pPr>
        <w:pStyle w:val="CommentText"/>
      </w:pPr>
      <w:r>
        <w:rPr>
          <w:rStyle w:val="CommentReference"/>
        </w:rPr>
        <w:annotationRef/>
      </w:r>
      <w:r>
        <w:t>grammar, refs are missing.</w:t>
      </w:r>
    </w:p>
    <w:p w14:paraId="3BA44C55" w14:textId="77777777" w:rsidR="00D30067" w:rsidRDefault="00D30067">
      <w:pPr>
        <w:pStyle w:val="CommentText"/>
      </w:pPr>
    </w:p>
    <w:p w14:paraId="1194A3E0" w14:textId="0BBB1480" w:rsidR="00D30067" w:rsidRDefault="00D30067">
      <w:pPr>
        <w:pStyle w:val="CommentText"/>
      </w:pPr>
      <w:r>
        <w:t xml:space="preserve">So these molecules are not new? I thought </w:t>
      </w:r>
      <w:proofErr w:type="spellStart"/>
      <w:r>
        <w:t>hey</w:t>
      </w:r>
      <w:proofErr w:type="spellEnd"/>
      <w:r>
        <w:t xml:space="preserve"> were new actually</w:t>
      </w:r>
    </w:p>
  </w:comment>
  <w:comment w:id="32" w:author="Nijhuis, C.A. (TNW)" w:date="2021-02-23T17:14:00Z" w:initials="NC(">
    <w:p w14:paraId="77D23F51" w14:textId="77777777" w:rsidR="00D30067" w:rsidRDefault="00D30067">
      <w:pPr>
        <w:pStyle w:val="CommentText"/>
      </w:pPr>
      <w:r>
        <w:rPr>
          <w:rStyle w:val="CommentReference"/>
        </w:rPr>
        <w:annotationRef/>
      </w:r>
      <w:r>
        <w:t>What is this number?</w:t>
      </w:r>
    </w:p>
    <w:p w14:paraId="38D9A697" w14:textId="77777777" w:rsidR="00D30067" w:rsidRDefault="00D30067">
      <w:pPr>
        <w:pStyle w:val="CommentText"/>
      </w:pPr>
      <w:r>
        <w:t xml:space="preserve">Always define the electrochemical parameter, I think this is the peak oxidation potential … </w:t>
      </w:r>
    </w:p>
    <w:p w14:paraId="672536F9" w14:textId="77777777" w:rsidR="00D30067" w:rsidRDefault="00D30067">
      <w:pPr>
        <w:pStyle w:val="CommentText"/>
      </w:pPr>
    </w:p>
    <w:p w14:paraId="78AFF7CE" w14:textId="10BA75F4" w:rsidR="00D30067" w:rsidRDefault="00D30067">
      <w:pPr>
        <w:pStyle w:val="CommentText"/>
      </w:pPr>
      <w:r>
        <w:t xml:space="preserve">You have much more to say from the CV, we can discuss surface coverages, etc </w:t>
      </w:r>
    </w:p>
  </w:comment>
  <w:comment w:id="33" w:author="Nijhuis, C.A. (TNW)" w:date="2021-02-23T17:17:00Z" w:initials="NC(">
    <w:p w14:paraId="257F3D9A" w14:textId="77777777" w:rsidR="00D30067" w:rsidRDefault="00D30067">
      <w:pPr>
        <w:pStyle w:val="CommentText"/>
      </w:pPr>
      <w:r>
        <w:rPr>
          <w:rStyle w:val="CommentReference"/>
        </w:rPr>
        <w:annotationRef/>
      </w:r>
      <w:r>
        <w:t xml:space="preserve">Lots of information is missing to support such conclusions. It is important to asses the structure o the SAMs. The origin of the broadening is not clear to me. Are the surface coverage the same? Or different? </w:t>
      </w:r>
    </w:p>
    <w:p w14:paraId="25E83541" w14:textId="77777777" w:rsidR="00D30067" w:rsidRDefault="00D30067">
      <w:pPr>
        <w:pStyle w:val="CommentText"/>
      </w:pPr>
      <w:r>
        <w:t xml:space="preserve">It seems to me that both types of SAMs are quite well behaved </w:t>
      </w:r>
    </w:p>
    <w:p w14:paraId="1DFB69B0" w14:textId="77777777" w:rsidR="00D30067" w:rsidRDefault="00D30067">
      <w:pPr>
        <w:pStyle w:val="CommentText"/>
      </w:pPr>
      <w:r>
        <w:t xml:space="preserve">Did you record scan rate dependent data? This will help to assess the </w:t>
      </w:r>
      <w:proofErr w:type="spellStart"/>
      <w:r>
        <w:t>behavior</w:t>
      </w:r>
      <w:proofErr w:type="spellEnd"/>
      <w:r>
        <w:t xml:space="preserve"> of these SAMs (normally this is standard practice.</w:t>
      </w:r>
    </w:p>
    <w:p w14:paraId="47BC961F" w14:textId="77777777" w:rsidR="00D30067" w:rsidRDefault="00D30067">
      <w:pPr>
        <w:pStyle w:val="CommentText"/>
      </w:pPr>
    </w:p>
    <w:p w14:paraId="633A6BEA" w14:textId="77777777" w:rsidR="00D30067" w:rsidRDefault="00D30067">
      <w:pPr>
        <w:pStyle w:val="CommentText"/>
      </w:pPr>
      <w:r>
        <w:t xml:space="preserve">This section doesn’t refer to the table in the SI,  but based on what is in the table is that only the thinnest SAMs behave a bit differently. The rest is pretty much within error. </w:t>
      </w:r>
    </w:p>
    <w:p w14:paraId="7A89E04C" w14:textId="77777777" w:rsidR="00D30067" w:rsidRDefault="00D30067">
      <w:pPr>
        <w:pStyle w:val="CommentText"/>
      </w:pPr>
    </w:p>
    <w:p w14:paraId="35D65107" w14:textId="77777777" w:rsidR="00D30067" w:rsidRDefault="00D30067">
      <w:pPr>
        <w:pStyle w:val="CommentText"/>
      </w:pPr>
      <w:r>
        <w:t xml:space="preserve">Are the surface coverages what would expect? </w:t>
      </w:r>
    </w:p>
    <w:p w14:paraId="6D6A27C1" w14:textId="77777777" w:rsidR="00D30067" w:rsidRDefault="00D30067">
      <w:pPr>
        <w:pStyle w:val="CommentText"/>
      </w:pPr>
    </w:p>
    <w:p w14:paraId="1BA838DE" w14:textId="77777777" w:rsidR="00D30067" w:rsidRDefault="00D30067">
      <w:pPr>
        <w:pStyle w:val="CommentText"/>
      </w:pPr>
      <w:r>
        <w:t xml:space="preserve">The XPS and NEXAFS data are not discussed, but </w:t>
      </w:r>
      <w:r w:rsidR="00A80298">
        <w:t xml:space="preserve">the CV data must be discussed in context with the other characterising methods we have done </w:t>
      </w:r>
    </w:p>
    <w:p w14:paraId="0230DD10" w14:textId="77777777" w:rsidR="00A80298" w:rsidRDefault="00A80298">
      <w:pPr>
        <w:pStyle w:val="CommentText"/>
      </w:pPr>
    </w:p>
    <w:p w14:paraId="5C4BB920" w14:textId="370FF734" w:rsidR="00A80298" w:rsidRDefault="00A80298">
      <w:pPr>
        <w:pStyle w:val="CommentText"/>
      </w:pPr>
      <w:r>
        <w:t>We may opt to add a table with the important SAM properties summarized</w:t>
      </w:r>
    </w:p>
  </w:comment>
  <w:comment w:id="35" w:author="Nijhuis, Christian Albertus" w:date="2020-05-25T09:44:00Z" w:initials="NCA">
    <w:p w14:paraId="47B0FF50" w14:textId="5515D2CF" w:rsidR="00A26BB9" w:rsidRDefault="00A26BB9">
      <w:pPr>
        <w:pStyle w:val="CommentText"/>
      </w:pPr>
      <w:r>
        <w:rPr>
          <w:rStyle w:val="CommentReference"/>
        </w:rPr>
        <w:annotationRef/>
      </w:r>
      <w:r>
        <w:t xml:space="preserve">No, it can also be cause by HOMO—electrode interaction resulting in broadening. UPS should be able to distinguish  </w:t>
      </w:r>
    </w:p>
  </w:comment>
  <w:comment w:id="36" w:author="Ziyu" w:date="2021-01-20T14:39:00Z" w:initials="ZZ">
    <w:p w14:paraId="47F2CE33" w14:textId="667DE3E7" w:rsidR="002B2F75" w:rsidRDefault="002B2F75">
      <w:pPr>
        <w:pStyle w:val="CommentText"/>
      </w:pPr>
      <w:r>
        <w:rPr>
          <w:rStyle w:val="CommentReference"/>
        </w:rPr>
        <w:annotationRef/>
      </w:r>
      <w:r>
        <w:t>UPS does not show a significant difference in the HOMO broadening. See SI.</w:t>
      </w:r>
    </w:p>
  </w:comment>
  <w:comment w:id="34" w:author="Nijhuis, C.A. (TNW)" w:date="2021-02-23T17:26:00Z" w:initials="NC(">
    <w:p w14:paraId="7A8B4713" w14:textId="35750B05" w:rsidR="00A80298" w:rsidRDefault="00A80298">
      <w:pPr>
        <w:pStyle w:val="CommentText"/>
      </w:pPr>
      <w:r>
        <w:rPr>
          <w:rStyle w:val="CommentReference"/>
        </w:rPr>
        <w:annotationRef/>
      </w:r>
      <w:r>
        <w:t xml:space="preserve">Could be, you have refs? I though that these kind of phenomena explain </w:t>
      </w:r>
      <w:proofErr w:type="spellStart"/>
      <w:r>
        <w:t>delta_Ep</w:t>
      </w:r>
      <w:proofErr w:type="spellEnd"/>
    </w:p>
  </w:comment>
  <w:comment w:id="37" w:author="Nijhuis, C.A. (TNW)" w:date="2021-02-23T17:26:00Z" w:initials="NC(">
    <w:p w14:paraId="663496C8" w14:textId="239C0173" w:rsidR="00A80298" w:rsidRDefault="00A80298">
      <w:pPr>
        <w:pStyle w:val="CommentText"/>
      </w:pPr>
      <w:r>
        <w:rPr>
          <w:rStyle w:val="CommentReference"/>
        </w:rPr>
        <w:annotationRef/>
      </w:r>
      <w:r>
        <w:t xml:space="preserve">Can we really conclude this? The SAMs look very similar to me. According to XPS, only OPE3C looks good, the other have the S0 peak. </w:t>
      </w:r>
    </w:p>
  </w:comment>
  <w:comment w:id="39" w:author="Nijhuis, C.A. (TNW)" w:date="2021-02-23T17:35:00Z" w:initials="NC(">
    <w:p w14:paraId="6EA1CA7D" w14:textId="2E326F29" w:rsidR="00DC5484" w:rsidRDefault="00DC5484">
      <w:pPr>
        <w:pStyle w:val="CommentText"/>
      </w:pPr>
      <w:r>
        <w:rPr>
          <w:rStyle w:val="CommentReference"/>
        </w:rPr>
        <w:annotationRef/>
      </w:r>
      <w:r>
        <w:t xml:space="preserve">Do the lengths match XPS results? I mean, you know the tilt, and you know the molecular length from CPK, so what is the calc thickness and how does it compare with XPS? </w:t>
      </w:r>
    </w:p>
  </w:comment>
  <w:comment w:id="40" w:author="Nijhuis, Christian Albertus" w:date="2020-05-25T09:47:00Z" w:initials="NCA">
    <w:p w14:paraId="1E017470" w14:textId="77777777" w:rsidR="00270855" w:rsidRDefault="00270855" w:rsidP="00270855">
      <w:pPr>
        <w:pStyle w:val="CommentText"/>
      </w:pPr>
      <w:r>
        <w:rPr>
          <w:rStyle w:val="CommentReference"/>
        </w:rPr>
        <w:annotationRef/>
      </w:r>
      <w:r>
        <w:t xml:space="preserve">No, it assumes linear potential drops and at high bias the shape become trapezoid, so not constant. </w:t>
      </w:r>
    </w:p>
  </w:comment>
  <w:comment w:id="41" w:author="Ziyu" w:date="2021-01-20T12:54:00Z" w:initials="ZZ">
    <w:p w14:paraId="38DCA064" w14:textId="38CDF698" w:rsidR="00270855" w:rsidRDefault="00270855" w:rsidP="00270855">
      <w:pPr>
        <w:pStyle w:val="CommentText"/>
      </w:pPr>
      <w:r>
        <w:rPr>
          <w:rStyle w:val="CommentReference"/>
        </w:rPr>
        <w:annotationRef/>
      </w:r>
      <w:r>
        <w:t xml:space="preserve">What I want to say is barrier does not change with the </w:t>
      </w:r>
      <w:r w:rsidR="009B171B">
        <w:t>molecular length</w:t>
      </w:r>
    </w:p>
  </w:comment>
  <w:comment w:id="42" w:author="Nijhuis, C.A. (TNW)" w:date="2021-02-23T17:40:00Z" w:initials="NC(">
    <w:p w14:paraId="40B50F06" w14:textId="77777777" w:rsidR="00DC5484" w:rsidRDefault="00DC5484">
      <w:pPr>
        <w:pStyle w:val="CommentText"/>
      </w:pPr>
      <w:r>
        <w:rPr>
          <w:rStyle w:val="CommentReference"/>
        </w:rPr>
        <w:annotationRef/>
      </w:r>
      <w:r>
        <w:t>This is way too simplistic Ziyu, anyways, this belong in the intro</w:t>
      </w:r>
    </w:p>
    <w:p w14:paraId="262C8874" w14:textId="77777777" w:rsidR="00DC5484" w:rsidRDefault="00DC5484">
      <w:pPr>
        <w:pStyle w:val="CommentText"/>
      </w:pPr>
    </w:p>
    <w:p w14:paraId="5FDF478B" w14:textId="7779AC94" w:rsidR="00DC5484" w:rsidRDefault="00DC5484">
      <w:pPr>
        <w:pStyle w:val="CommentText"/>
      </w:pPr>
      <w:r>
        <w:t xml:space="preserve">This is just the general tunnel equation, it doesn’t say anything about the </w:t>
      </w:r>
      <w:proofErr w:type="spellStart"/>
      <w:r>
        <w:t>tunneling</w:t>
      </w:r>
      <w:proofErr w:type="spellEnd"/>
      <w:r>
        <w:t xml:space="preserve"> barrier height (which is hidden in beta, but that is now shown). Anyways, this is the very standard approximation that ignores most effect. We will discuss the </w:t>
      </w:r>
      <w:proofErr w:type="spellStart"/>
      <w:r>
        <w:t>Landauer</w:t>
      </w:r>
      <w:proofErr w:type="spellEnd"/>
      <w:r>
        <w:t xml:space="preserve"> </w:t>
      </w:r>
      <w:proofErr w:type="spellStart"/>
      <w:r>
        <w:t>anways</w:t>
      </w:r>
      <w:proofErr w:type="spellEnd"/>
      <w:r>
        <w:t xml:space="preserve">, combined with Marcus, so in the intro you have to introduce that model </w:t>
      </w:r>
    </w:p>
  </w:comment>
  <w:comment w:id="43" w:author="Nijhuis, Christian Albertus" w:date="2020-05-25T09:47:00Z" w:initials="NCA">
    <w:p w14:paraId="0301DC8C" w14:textId="77777777" w:rsidR="00270855" w:rsidRDefault="00270855" w:rsidP="00270855">
      <w:pPr>
        <w:pStyle w:val="CommentText"/>
      </w:pPr>
      <w:r>
        <w:rPr>
          <w:rStyle w:val="CommentReference"/>
        </w:rPr>
        <w:annotationRef/>
      </w:r>
      <w:r>
        <w:t>That is not always true, but easy to see with UV/VIs</w:t>
      </w:r>
    </w:p>
  </w:comment>
  <w:comment w:id="44" w:author="Ziyu Zhang" w:date="2021-02-01T15:52:00Z" w:initials="ZZ">
    <w:p w14:paraId="46922B93" w14:textId="2B6956CB" w:rsidR="009B171B" w:rsidRDefault="009B171B">
      <w:pPr>
        <w:pStyle w:val="CommentText"/>
      </w:pPr>
      <w:r>
        <w:rPr>
          <w:rStyle w:val="CommentReference"/>
        </w:rPr>
        <w:annotationRef/>
      </w:r>
      <w:r>
        <w:t>UV-Vis result does confirm this</w:t>
      </w:r>
    </w:p>
  </w:comment>
  <w:comment w:id="45" w:author="Nijhuis, C.A. (TNW)" w:date="2021-02-23T17:43:00Z" w:initials="NC(">
    <w:p w14:paraId="11DE924B" w14:textId="1DB03387" w:rsidR="00DC5484" w:rsidRDefault="00DC5484">
      <w:pPr>
        <w:pStyle w:val="CommentText"/>
      </w:pPr>
      <w:r>
        <w:rPr>
          <w:rStyle w:val="CommentReference"/>
        </w:rPr>
        <w:annotationRef/>
      </w:r>
      <w:r>
        <w:t>Great, but it is not always true because at some point molecular sections rotate (breaking conjugation). This can be written more carefully</w:t>
      </w:r>
    </w:p>
  </w:comment>
  <w:comment w:id="46" w:author="Nijhuis, C.A. (TNW)" w:date="2021-02-23T17:44:00Z" w:initials="NC(">
    <w:p w14:paraId="1C2C50E1" w14:textId="43F42E98" w:rsidR="00E324E2" w:rsidRDefault="00E324E2">
      <w:pPr>
        <w:pStyle w:val="CommentText"/>
      </w:pPr>
      <w:r>
        <w:rPr>
          <w:rStyle w:val="CommentReference"/>
        </w:rPr>
        <w:annotationRef/>
      </w:r>
      <w:r>
        <w:t>You mean based on our results we can conclude…? Why are you speculative here?</w:t>
      </w:r>
    </w:p>
  </w:comment>
  <w:comment w:id="49" w:author="Nijhuis, C.A. (TNW)" w:date="2021-02-23T17:45:00Z" w:initials="NC(">
    <w:p w14:paraId="44DB6914" w14:textId="77777777" w:rsidR="00E324E2" w:rsidRDefault="00E324E2">
      <w:pPr>
        <w:pStyle w:val="CommentText"/>
      </w:pPr>
      <w:r>
        <w:rPr>
          <w:rStyle w:val="CommentReference"/>
        </w:rPr>
        <w:annotationRef/>
      </w:r>
      <w:r>
        <w:t xml:space="preserve">Incoherent </w:t>
      </w:r>
      <w:proofErr w:type="spellStart"/>
      <w:r>
        <w:t>tunneling</w:t>
      </w:r>
      <w:proofErr w:type="spellEnd"/>
      <w:r>
        <w:t>.</w:t>
      </w:r>
    </w:p>
    <w:p w14:paraId="307F44B4" w14:textId="77777777" w:rsidR="00E324E2" w:rsidRDefault="00E324E2">
      <w:pPr>
        <w:pStyle w:val="CommentText"/>
      </w:pPr>
    </w:p>
    <w:p w14:paraId="39B922CE" w14:textId="5036FF58" w:rsidR="00E324E2" w:rsidRDefault="00E324E2">
      <w:pPr>
        <w:pStyle w:val="CommentText"/>
      </w:pPr>
      <w:r>
        <w:t xml:space="preserve">Ok, these effects have to be explained in the Intro. We need much more introduction! For instance, switching from in- to coherent </w:t>
      </w:r>
      <w:proofErr w:type="spellStart"/>
      <w:r>
        <w:t>tunneling</w:t>
      </w:r>
      <w:proofErr w:type="spellEnd"/>
      <w:r>
        <w:t xml:space="preserve"> has been observed by others by simply increasing the length of the alkyl chain etc. So once those concepts are clear, this section will be much easier to complete</w:t>
      </w:r>
    </w:p>
  </w:comment>
  <w:comment w:id="50" w:author="Nijhuis, Christian Albertus" w:date="2020-05-25T09:52:00Z" w:initials="NCA">
    <w:p w14:paraId="38DA78C2" w14:textId="77777777" w:rsidR="00BF465A" w:rsidRDefault="00BF465A" w:rsidP="00BF465A">
      <w:pPr>
        <w:pStyle w:val="CommentText"/>
      </w:pPr>
      <w:r>
        <w:rPr>
          <w:rStyle w:val="CommentReference"/>
        </w:rPr>
        <w:annotationRef/>
      </w:r>
      <w:r>
        <w:t xml:space="preserve">This can also be explained with leakage currents </w:t>
      </w:r>
    </w:p>
  </w:comment>
  <w:comment w:id="51" w:author="Nijhuis, Christian Albertus" w:date="2020-05-25T09:54:00Z" w:initials="NCA">
    <w:p w14:paraId="555F4B81" w14:textId="0FD14EE8" w:rsidR="00E470E4" w:rsidRDefault="00E470E4">
      <w:pPr>
        <w:pStyle w:val="CommentText"/>
      </w:pPr>
      <w:r>
        <w:rPr>
          <w:rStyle w:val="CommentReference"/>
        </w:rPr>
        <w:annotationRef/>
      </w:r>
      <w:r>
        <w:t xml:space="preserve">I think it is due to leakage currents, Senthil: this is essentially the same argument as Ayelet made </w:t>
      </w:r>
    </w:p>
    <w:p w14:paraId="6BCCC609" w14:textId="29D64A78" w:rsidR="00DD21DB" w:rsidRDefault="00DD21DB">
      <w:pPr>
        <w:pStyle w:val="CommentText"/>
      </w:pPr>
    </w:p>
    <w:p w14:paraId="0212CF57" w14:textId="77777777" w:rsidR="00DD21DB" w:rsidRDefault="00DD21DB">
      <w:pPr>
        <w:pStyle w:val="CommentText"/>
      </w:pPr>
      <w:r>
        <w:t xml:space="preserve">Also look at the J(V) curves, seems a clear cut case of leakage currents: the currents at </w:t>
      </w:r>
      <w:proofErr w:type="spellStart"/>
      <w:r>
        <w:t>pos</w:t>
      </w:r>
      <w:proofErr w:type="spellEnd"/>
      <w:r>
        <w:t xml:space="preserve"> bias vary wildly and are the highest for n=1, and lowest for n=3. </w:t>
      </w:r>
      <w:r w:rsidR="004623C1">
        <w:t xml:space="preserve"> </w:t>
      </w:r>
    </w:p>
    <w:p w14:paraId="2CE3A36E" w14:textId="77777777" w:rsidR="00342772" w:rsidRDefault="00342772">
      <w:pPr>
        <w:pStyle w:val="CommentText"/>
      </w:pPr>
    </w:p>
    <w:p w14:paraId="1CF3B989" w14:textId="6891A82B" w:rsidR="00D17DA0" w:rsidRDefault="00D17DA0">
      <w:pPr>
        <w:pStyle w:val="CommentText"/>
      </w:pPr>
      <w:r>
        <w:t xml:space="preserve">Both leakage current and coherent tunnelling could contribute to this effect. </w:t>
      </w:r>
    </w:p>
  </w:comment>
  <w:comment w:id="52" w:author="Nijhuis, C.A. (TNW)" w:date="2021-02-23T17:49:00Z" w:initials="NC(">
    <w:p w14:paraId="2A3C833A" w14:textId="77777777" w:rsidR="00E324E2" w:rsidRDefault="00E324E2">
      <w:pPr>
        <w:pStyle w:val="CommentText"/>
      </w:pPr>
      <w:r>
        <w:rPr>
          <w:rStyle w:val="CommentReference"/>
        </w:rPr>
        <w:annotationRef/>
      </w:r>
      <w:r>
        <w:t xml:space="preserve">According to </w:t>
      </w:r>
      <w:proofErr w:type="spellStart"/>
      <w:r>
        <w:t>Nipuns</w:t>
      </w:r>
      <w:proofErr w:type="spellEnd"/>
      <w:r>
        <w:t xml:space="preserve"> work, the interaction of the Fc with the top-electrode is very weak. Just van der </w:t>
      </w:r>
      <w:proofErr w:type="spellStart"/>
      <w:r>
        <w:t>waals</w:t>
      </w:r>
      <w:proofErr w:type="spellEnd"/>
      <w:r>
        <w:t xml:space="preserve">. </w:t>
      </w:r>
    </w:p>
    <w:p w14:paraId="34EFD964" w14:textId="77777777" w:rsidR="00E324E2" w:rsidRDefault="00E324E2">
      <w:pPr>
        <w:pStyle w:val="CommentText"/>
      </w:pPr>
    </w:p>
    <w:p w14:paraId="68EEA397" w14:textId="6E792A1E" w:rsidR="00E324E2" w:rsidRDefault="00E324E2">
      <w:pPr>
        <w:pStyle w:val="CommentText"/>
      </w:pPr>
      <w:r>
        <w:t>We need a proper SAM characterization discussion</w:t>
      </w:r>
    </w:p>
  </w:comment>
  <w:comment w:id="53" w:author="Nijhuis, Christian Albertus" w:date="2020-05-25T09:55:00Z" w:initials="NCA">
    <w:p w14:paraId="13AF3202" w14:textId="4216D417" w:rsidR="00DD21DB" w:rsidRDefault="00DD21DB">
      <w:pPr>
        <w:pStyle w:val="CommentText"/>
      </w:pPr>
      <w:r>
        <w:rPr>
          <w:rStyle w:val="CommentReference"/>
        </w:rPr>
        <w:annotationRef/>
      </w:r>
      <w:r>
        <w:t xml:space="preserve">What about the shape? </w:t>
      </w:r>
    </w:p>
  </w:comment>
  <w:comment w:id="54" w:author="Nijhuis, C.A. (TNW)" w:date="2021-02-23T17:55:00Z" w:initials="NC(">
    <w:p w14:paraId="56E5F9D0" w14:textId="05FC66DC" w:rsidR="00AC576B" w:rsidRDefault="00AC576B">
      <w:pPr>
        <w:pStyle w:val="CommentText"/>
      </w:pPr>
      <w:r>
        <w:rPr>
          <w:rStyle w:val="CommentReference"/>
        </w:rPr>
        <w:annotationRef/>
      </w:r>
      <w:r>
        <w:t xml:space="preserve">They are very short, so than coherent </w:t>
      </w:r>
      <w:proofErr w:type="spellStart"/>
      <w:r>
        <w:t>tunneling</w:t>
      </w:r>
      <w:proofErr w:type="spellEnd"/>
      <w:r>
        <w:t xml:space="preserve"> likely prevails (see overview by Ratner and Joachim PNAS 2005). </w:t>
      </w:r>
    </w:p>
  </w:comment>
  <w:comment w:id="55" w:author="Nijhuis, C.A. (TNW)" w:date="2021-02-23T17:56:00Z" w:initials="NC(">
    <w:p w14:paraId="094963CD" w14:textId="77777777" w:rsidR="00AC576B" w:rsidRDefault="00AC576B">
      <w:pPr>
        <w:pStyle w:val="CommentText"/>
      </w:pPr>
      <w:r>
        <w:rPr>
          <w:rStyle w:val="CommentReference"/>
        </w:rPr>
        <w:annotationRef/>
      </w:r>
      <w:r>
        <w:t>This may be true, but disorder also leads to incoherent transport! We have found this especially for the protein work, but likely other have found similar effects</w:t>
      </w:r>
    </w:p>
    <w:p w14:paraId="4318A43B" w14:textId="77777777" w:rsidR="00AC576B" w:rsidRDefault="00AC576B">
      <w:pPr>
        <w:pStyle w:val="CommentText"/>
      </w:pPr>
    </w:p>
    <w:p w14:paraId="3F02C2D7" w14:textId="2615B4D3" w:rsidR="00AC576B" w:rsidRDefault="00AC576B">
      <w:pPr>
        <w:pStyle w:val="CommentText"/>
      </w:pPr>
      <w:r>
        <w:t xml:space="preserve">We can certainly elaborate. Based on your spectroscopy data, and CV analysis, these SAM appear not to be </w:t>
      </w:r>
      <w:r>
        <w:t>bad</w:t>
      </w:r>
    </w:p>
  </w:comment>
  <w:comment w:id="56" w:author="Nijhuis, C.A. (TNW)" w:date="2021-02-23T17:53:00Z" w:initials="NC(">
    <w:p w14:paraId="649C6E93" w14:textId="77777777" w:rsidR="00E324E2" w:rsidRDefault="00E324E2">
      <w:pPr>
        <w:pStyle w:val="CommentText"/>
      </w:pPr>
      <w:r>
        <w:rPr>
          <w:rStyle w:val="CommentReference"/>
        </w:rPr>
        <w:annotationRef/>
      </w:r>
      <w:r>
        <w:t xml:space="preserve">Pls also include a diagram at 0V, and apply a normalization factor of 2 (that seems to be the case in our junctions) </w:t>
      </w:r>
    </w:p>
    <w:p w14:paraId="3238D6CF" w14:textId="77777777" w:rsidR="00E324E2" w:rsidRDefault="00E324E2">
      <w:pPr>
        <w:pStyle w:val="CommentText"/>
      </w:pPr>
    </w:p>
    <w:p w14:paraId="30AA3DDB" w14:textId="7B3FBA96" w:rsidR="00E324E2" w:rsidRDefault="00AC576B">
      <w:pPr>
        <w:pStyle w:val="CommentText"/>
      </w:pPr>
      <w:r>
        <w:t xml:space="preserve">Damien is doing DFT, so this will also help with the spectroscopy interpretation, but also here </w:t>
      </w:r>
    </w:p>
  </w:comment>
  <w:comment w:id="57" w:author="Nijhuis, C.A. (TNW)" w:date="2021-02-23T17:52:00Z" w:initials="NC(">
    <w:p w14:paraId="37A4A4ED" w14:textId="4DE04B01" w:rsidR="00E324E2" w:rsidRDefault="00E324E2">
      <w:pPr>
        <w:pStyle w:val="CommentText"/>
      </w:pPr>
      <w:r>
        <w:rPr>
          <w:rStyle w:val="CommentReference"/>
        </w:rPr>
        <w:annotationRef/>
      </w:r>
      <w:r>
        <w:t>I agree, Francis (from Enrique’s group) is now modelling this</w:t>
      </w:r>
    </w:p>
  </w:comment>
  <w:comment w:id="58" w:author="Nijhuis, C.A. (TNW)" w:date="2021-02-23T17:50:00Z" w:initials="NC(">
    <w:p w14:paraId="3951C4D9" w14:textId="415A64D2" w:rsidR="00E324E2" w:rsidRDefault="00E324E2">
      <w:pPr>
        <w:pStyle w:val="CommentText"/>
      </w:pPr>
      <w:r>
        <w:rPr>
          <w:rStyle w:val="CommentReference"/>
        </w:rPr>
        <w:annotationRef/>
      </w:r>
      <w:r>
        <w:t xml:space="preserve">Complete all sections, including acknowledgements, data availability statement, author information (in case needed), SI, Experimental, declare conflict of interest, start compiling refs … </w:t>
      </w:r>
    </w:p>
  </w:comment>
  <w:comment w:id="59" w:author="Ziyu Zhang" w:date="2021-01-20T16:46:00Z" w:initials="ZZ">
    <w:p w14:paraId="17129DF0" w14:textId="1757C80D" w:rsidR="00E7367B" w:rsidRDefault="00E7367B">
      <w:pPr>
        <w:pStyle w:val="CommentText"/>
      </w:pPr>
      <w:r>
        <w:rPr>
          <w:rStyle w:val="CommentReference"/>
        </w:rPr>
        <w:annotationRef/>
      </w:r>
      <w:r>
        <w:t>How does that compare to the paper before?</w:t>
      </w:r>
    </w:p>
  </w:comment>
  <w:comment w:id="60" w:author="Nijhuis, C.A. (TNW)" w:date="2021-02-23T17:51:00Z" w:initials="NC(">
    <w:p w14:paraId="7E4477B1" w14:textId="77777777" w:rsidR="00E324E2" w:rsidRDefault="00E324E2">
      <w:pPr>
        <w:pStyle w:val="CommentText"/>
      </w:pPr>
      <w:r>
        <w:rPr>
          <w:rStyle w:val="CommentReference"/>
        </w:rPr>
        <w:annotationRef/>
      </w:r>
      <w:r>
        <w:t xml:space="preserve">Pls elaborate! </w:t>
      </w:r>
    </w:p>
    <w:p w14:paraId="4BD48806" w14:textId="77777777" w:rsidR="00E324E2" w:rsidRDefault="00E324E2">
      <w:pPr>
        <w:pStyle w:val="CommentText"/>
      </w:pPr>
    </w:p>
    <w:p w14:paraId="43DA9A84" w14:textId="4FCAF1A2" w:rsidR="00E324E2" w:rsidRDefault="00E324E2">
      <w:pPr>
        <w:pStyle w:val="CommentText"/>
      </w:pPr>
      <w:r>
        <w:t xml:space="preserve">Also, the most interesting result is that we can turn on/off temperature dependency of 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3F2532" w15:done="0"/>
  <w15:commentEx w15:paraId="6F97FCE1" w15:done="0"/>
  <w15:commentEx w15:paraId="4BC272A4" w15:done="0"/>
  <w15:commentEx w15:paraId="32E4D2E4" w15:done="0"/>
  <w15:commentEx w15:paraId="575F5158" w15:done="0"/>
  <w15:commentEx w15:paraId="2D5F00BB" w15:done="0"/>
  <w15:commentEx w15:paraId="674FE063" w15:done="0"/>
  <w15:commentEx w15:paraId="31E98040" w15:done="0"/>
  <w15:commentEx w15:paraId="72A90A79" w15:done="0"/>
  <w15:commentEx w15:paraId="1D7FCE80" w15:done="0"/>
  <w15:commentEx w15:paraId="448D2AA0" w15:done="0"/>
  <w15:commentEx w15:paraId="41B1F15C" w15:done="0"/>
  <w15:commentEx w15:paraId="3B7FF002" w15:done="0"/>
  <w15:commentEx w15:paraId="1194A3E0" w15:done="0"/>
  <w15:commentEx w15:paraId="78AFF7CE" w15:done="0"/>
  <w15:commentEx w15:paraId="5C4BB920" w15:done="0"/>
  <w15:commentEx w15:paraId="47B0FF50" w15:done="0"/>
  <w15:commentEx w15:paraId="47F2CE33" w15:paraIdParent="47B0FF50" w15:done="0"/>
  <w15:commentEx w15:paraId="7A8B4713" w15:done="0"/>
  <w15:commentEx w15:paraId="663496C8" w15:done="0"/>
  <w15:commentEx w15:paraId="6EA1CA7D" w15:done="0"/>
  <w15:commentEx w15:paraId="1E017470" w15:done="0"/>
  <w15:commentEx w15:paraId="38DCA064" w15:paraIdParent="1E017470" w15:done="0"/>
  <w15:commentEx w15:paraId="5FDF478B" w15:paraIdParent="1E017470" w15:done="0"/>
  <w15:commentEx w15:paraId="0301DC8C" w15:done="0"/>
  <w15:commentEx w15:paraId="46922B93" w15:paraIdParent="0301DC8C" w15:done="0"/>
  <w15:commentEx w15:paraId="11DE924B" w15:paraIdParent="0301DC8C" w15:done="0"/>
  <w15:commentEx w15:paraId="1C2C50E1" w15:done="0"/>
  <w15:commentEx w15:paraId="39B922CE" w15:done="0"/>
  <w15:commentEx w15:paraId="38DA78C2" w15:done="0"/>
  <w15:commentEx w15:paraId="1CF3B989" w15:done="0"/>
  <w15:commentEx w15:paraId="68EEA397" w15:done="0"/>
  <w15:commentEx w15:paraId="13AF3202" w15:done="0"/>
  <w15:commentEx w15:paraId="56E5F9D0" w15:done="0"/>
  <w15:commentEx w15:paraId="3F02C2D7" w15:done="0"/>
  <w15:commentEx w15:paraId="30AA3DDB" w15:done="0"/>
  <w15:commentEx w15:paraId="37A4A4ED" w15:done="0"/>
  <w15:commentEx w15:paraId="3951C4D9" w15:done="0"/>
  <w15:commentEx w15:paraId="17129DF0" w15:done="0"/>
  <w15:commentEx w15:paraId="43DA9A84" w15:paraIdParent="17129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B446" w16cex:dateUtc="2021-02-23T16:04:00Z"/>
  <w16cex:commentExtensible w16cex:durableId="23DFB447" w16cex:dateUtc="2021-02-23T16:04:00Z"/>
  <w16cex:commentExtensible w16cex:durableId="23DFB44C" w16cex:dateUtc="2021-02-23T16:05:00Z"/>
  <w16cex:commentExtensible w16cex:durableId="23DFB478" w16cex:dateUtc="2021-02-23T16:06:00Z"/>
  <w16cex:commentExtensible w16cex:durableId="23DFB4C4" w16cex:dateUtc="2021-02-23T16:07:00Z"/>
  <w16cex:commentExtensible w16cex:durableId="23DFB531" w16cex:dateUtc="2021-02-23T16:09:00Z"/>
  <w16cex:commentExtensible w16cex:durableId="23DE37E1" w16cex:dateUtc="2021-02-22T06:02:00Z"/>
  <w16cex:commentExtensible w16cex:durableId="23DFB544" w16cex:dateUtc="2021-02-23T16:09:00Z"/>
  <w16cex:commentExtensible w16cex:durableId="23DFB564" w16cex:dateUtc="2021-02-23T16:09:00Z"/>
  <w16cex:commentExtensible w16cex:durableId="23DFB591" w16cex:dateUtc="2021-02-23T16:10:00Z"/>
  <w16cex:commentExtensible w16cex:durableId="23DFB5A2" w16cex:dateUtc="2021-02-23T16:10:00Z"/>
  <w16cex:commentExtensible w16cex:durableId="23DFB56F" w16cex:dateUtc="2021-02-23T16:10:00Z"/>
  <w16cex:commentExtensible w16cex:durableId="23DFB581" w16cex:dateUtc="2021-02-23T16:10:00Z"/>
  <w16cex:commentExtensible w16cex:durableId="23DFB644" w16cex:dateUtc="2021-02-23T16:13:00Z"/>
  <w16cex:commentExtensible w16cex:durableId="23DFB67A" w16cex:dateUtc="2021-02-23T16:14:00Z"/>
  <w16cex:commentExtensible w16cex:durableId="23DFB715" w16cex:dateUtc="2021-02-23T16:17:00Z"/>
  <w16cex:commentExtensible w16cex:durableId="23DFB93F" w16cex:dateUtc="2021-02-23T16:26:00Z"/>
  <w16cex:commentExtensible w16cex:durableId="23DFB961" w16cex:dateUtc="2021-02-23T16:26:00Z"/>
  <w16cex:commentExtensible w16cex:durableId="23DFBB6B" w16cex:dateUtc="2021-02-23T16:35:00Z"/>
  <w16cex:commentExtensible w16cex:durableId="23DFBC9D" w16cex:dateUtc="2021-02-23T16:40:00Z"/>
  <w16cex:commentExtensible w16cex:durableId="23C2A250" w16cex:dateUtc="2021-02-01T07:52:00Z"/>
  <w16cex:commentExtensible w16cex:durableId="23DFBD30" w16cex:dateUtc="2021-02-23T16:43:00Z"/>
  <w16cex:commentExtensible w16cex:durableId="23DFBD86" w16cex:dateUtc="2021-02-23T16:44:00Z"/>
  <w16cex:commentExtensible w16cex:durableId="23DFBDB1" w16cex:dateUtc="2021-02-23T16:45:00Z"/>
  <w16cex:commentExtensible w16cex:durableId="23DFBE95" w16cex:dateUtc="2021-02-23T16:49:00Z"/>
  <w16cex:commentExtensible w16cex:durableId="23DFC010" w16cex:dateUtc="2021-02-23T16:55:00Z"/>
  <w16cex:commentExtensible w16cex:durableId="23DFC031" w16cex:dateUtc="2021-02-23T16:56:00Z"/>
  <w16cex:commentExtensible w16cex:durableId="23DFBFA3" w16cex:dateUtc="2021-02-23T16:53:00Z"/>
  <w16cex:commentExtensible w16cex:durableId="23DFBF6D" w16cex:dateUtc="2021-02-23T16:52:00Z"/>
  <w16cex:commentExtensible w16cex:durableId="23DFBED0" w16cex:dateUtc="2021-02-23T16:50:00Z"/>
  <w16cex:commentExtensible w16cex:durableId="23DFBF3F" w16cex:dateUtc="2021-02-23T1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3F2532" w16cid:durableId="23DFB446"/>
  <w16cid:commentId w16cid:paraId="6F97FCE1" w16cid:durableId="23DFB447"/>
  <w16cid:commentId w16cid:paraId="4BC272A4" w16cid:durableId="23DFB44C"/>
  <w16cid:commentId w16cid:paraId="32E4D2E4" w16cid:durableId="23DFB478"/>
  <w16cid:commentId w16cid:paraId="575F5158" w16cid:durableId="23DFB4C4"/>
  <w16cid:commentId w16cid:paraId="2D5F00BB" w16cid:durableId="23DFB531"/>
  <w16cid:commentId w16cid:paraId="674FE063" w16cid:durableId="23DE37E1"/>
  <w16cid:commentId w16cid:paraId="31E98040" w16cid:durableId="23DFB544"/>
  <w16cid:commentId w16cid:paraId="72A90A79" w16cid:durableId="23DFB564"/>
  <w16cid:commentId w16cid:paraId="1D7FCE80" w16cid:durableId="23DFB591"/>
  <w16cid:commentId w16cid:paraId="448D2AA0" w16cid:durableId="23DFB5A2"/>
  <w16cid:commentId w16cid:paraId="41B1F15C" w16cid:durableId="23DFB56F"/>
  <w16cid:commentId w16cid:paraId="3B7FF002" w16cid:durableId="23DFB581"/>
  <w16cid:commentId w16cid:paraId="1194A3E0" w16cid:durableId="23DFB644"/>
  <w16cid:commentId w16cid:paraId="78AFF7CE" w16cid:durableId="23DFB67A"/>
  <w16cid:commentId w16cid:paraId="5C4BB920" w16cid:durableId="23DFB715"/>
  <w16cid:commentId w16cid:paraId="47B0FF50" w16cid:durableId="235CF91C"/>
  <w16cid:commentId w16cid:paraId="47F2CE33" w16cid:durableId="23B2BF1E"/>
  <w16cid:commentId w16cid:paraId="7A8B4713" w16cid:durableId="23DFB93F"/>
  <w16cid:commentId w16cid:paraId="663496C8" w16cid:durableId="23DFB961"/>
  <w16cid:commentId w16cid:paraId="6EA1CA7D" w16cid:durableId="23DFBB6B"/>
  <w16cid:commentId w16cid:paraId="1E017470" w16cid:durableId="235CF922"/>
  <w16cid:commentId w16cid:paraId="38DCA064" w16cid:durableId="23B2A696"/>
  <w16cid:commentId w16cid:paraId="5FDF478B" w16cid:durableId="23DFBC9D"/>
  <w16cid:commentId w16cid:paraId="0301DC8C" w16cid:durableId="235CF923"/>
  <w16cid:commentId w16cid:paraId="46922B93" w16cid:durableId="23C2A250"/>
  <w16cid:commentId w16cid:paraId="11DE924B" w16cid:durableId="23DFBD30"/>
  <w16cid:commentId w16cid:paraId="1C2C50E1" w16cid:durableId="23DFBD86"/>
  <w16cid:commentId w16cid:paraId="39B922CE" w16cid:durableId="23DFBDB1"/>
  <w16cid:commentId w16cid:paraId="38DA78C2" w16cid:durableId="235CF925"/>
  <w16cid:commentId w16cid:paraId="1CF3B989" w16cid:durableId="235CF926"/>
  <w16cid:commentId w16cid:paraId="68EEA397" w16cid:durableId="23DFBE95"/>
  <w16cid:commentId w16cid:paraId="13AF3202" w16cid:durableId="235CF928"/>
  <w16cid:commentId w16cid:paraId="56E5F9D0" w16cid:durableId="23DFC010"/>
  <w16cid:commentId w16cid:paraId="3F02C2D7" w16cid:durableId="23DFC031"/>
  <w16cid:commentId w16cid:paraId="30AA3DDB" w16cid:durableId="23DFBFA3"/>
  <w16cid:commentId w16cid:paraId="37A4A4ED" w16cid:durableId="23DFBF6D"/>
  <w16cid:commentId w16cid:paraId="3951C4D9" w16cid:durableId="23DFBED0"/>
  <w16cid:commentId w16cid:paraId="17129DF0" w16cid:durableId="23B2DCFD"/>
  <w16cid:commentId w16cid:paraId="43DA9A84" w16cid:durableId="23DFBF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DE243" w14:textId="77777777" w:rsidR="003C4596" w:rsidRDefault="003C4596" w:rsidP="00EC4C75">
      <w:pPr>
        <w:spacing w:after="0" w:line="240" w:lineRule="auto"/>
      </w:pPr>
      <w:r>
        <w:separator/>
      </w:r>
    </w:p>
  </w:endnote>
  <w:endnote w:type="continuationSeparator" w:id="0">
    <w:p w14:paraId="5A4CE1B9" w14:textId="77777777" w:rsidR="003C4596" w:rsidRDefault="003C4596" w:rsidP="00EC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539906"/>
      <w:docPartObj>
        <w:docPartGallery w:val="Page Numbers (Bottom of Page)"/>
        <w:docPartUnique/>
      </w:docPartObj>
    </w:sdtPr>
    <w:sdtEndPr>
      <w:rPr>
        <w:noProof/>
      </w:rPr>
    </w:sdtEndPr>
    <w:sdtContent>
      <w:p w14:paraId="35A36E6F" w14:textId="2DAFBBCF" w:rsidR="00EC4C75" w:rsidRDefault="00EC4C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44B63" w14:textId="77777777" w:rsidR="00EC4C75" w:rsidRDefault="00EC4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5FE4A" w14:textId="77777777" w:rsidR="003C4596" w:rsidRDefault="003C4596" w:rsidP="00EC4C75">
      <w:pPr>
        <w:spacing w:after="0" w:line="240" w:lineRule="auto"/>
      </w:pPr>
      <w:r>
        <w:separator/>
      </w:r>
    </w:p>
  </w:footnote>
  <w:footnote w:type="continuationSeparator" w:id="0">
    <w:p w14:paraId="4F7977BC" w14:textId="77777777" w:rsidR="003C4596" w:rsidRDefault="003C4596" w:rsidP="00EC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24851"/>
    <w:multiLevelType w:val="hybridMultilevel"/>
    <w:tmpl w:val="3BEA0C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7CC543C"/>
    <w:multiLevelType w:val="hybridMultilevel"/>
    <w:tmpl w:val="95F0B2BC"/>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F6D73DE"/>
    <w:multiLevelType w:val="hybridMultilevel"/>
    <w:tmpl w:val="CE2874CA"/>
    <w:lvl w:ilvl="0" w:tplc="D6D655E0">
      <w:start w:val="1"/>
      <w:numFmt w:val="bullet"/>
      <w:lvlText w:val="•"/>
      <w:lvlJc w:val="left"/>
      <w:pPr>
        <w:tabs>
          <w:tab w:val="num" w:pos="1440"/>
        </w:tabs>
        <w:ind w:left="1440" w:hanging="360"/>
      </w:pPr>
      <w:rPr>
        <w:rFonts w:ascii="Arial" w:hAnsi="Arial" w:hint="default"/>
      </w:rPr>
    </w:lvl>
    <w:lvl w:ilvl="1" w:tplc="0930D9EA" w:tentative="1">
      <w:start w:val="1"/>
      <w:numFmt w:val="bullet"/>
      <w:lvlText w:val="•"/>
      <w:lvlJc w:val="left"/>
      <w:pPr>
        <w:tabs>
          <w:tab w:val="num" w:pos="2160"/>
        </w:tabs>
        <w:ind w:left="2160" w:hanging="360"/>
      </w:pPr>
      <w:rPr>
        <w:rFonts w:ascii="Arial" w:hAnsi="Arial" w:hint="default"/>
      </w:rPr>
    </w:lvl>
    <w:lvl w:ilvl="2" w:tplc="7BB2F22C" w:tentative="1">
      <w:start w:val="1"/>
      <w:numFmt w:val="bullet"/>
      <w:lvlText w:val="•"/>
      <w:lvlJc w:val="left"/>
      <w:pPr>
        <w:tabs>
          <w:tab w:val="num" w:pos="2880"/>
        </w:tabs>
        <w:ind w:left="2880" w:hanging="360"/>
      </w:pPr>
      <w:rPr>
        <w:rFonts w:ascii="Arial" w:hAnsi="Arial" w:hint="default"/>
      </w:rPr>
    </w:lvl>
    <w:lvl w:ilvl="3" w:tplc="22DA5C32" w:tentative="1">
      <w:start w:val="1"/>
      <w:numFmt w:val="bullet"/>
      <w:lvlText w:val="•"/>
      <w:lvlJc w:val="left"/>
      <w:pPr>
        <w:tabs>
          <w:tab w:val="num" w:pos="3600"/>
        </w:tabs>
        <w:ind w:left="3600" w:hanging="360"/>
      </w:pPr>
      <w:rPr>
        <w:rFonts w:ascii="Arial" w:hAnsi="Arial" w:hint="default"/>
      </w:rPr>
    </w:lvl>
    <w:lvl w:ilvl="4" w:tplc="70889F08" w:tentative="1">
      <w:start w:val="1"/>
      <w:numFmt w:val="bullet"/>
      <w:lvlText w:val="•"/>
      <w:lvlJc w:val="left"/>
      <w:pPr>
        <w:tabs>
          <w:tab w:val="num" w:pos="4320"/>
        </w:tabs>
        <w:ind w:left="4320" w:hanging="360"/>
      </w:pPr>
      <w:rPr>
        <w:rFonts w:ascii="Arial" w:hAnsi="Arial" w:hint="default"/>
      </w:rPr>
    </w:lvl>
    <w:lvl w:ilvl="5" w:tplc="7084FA78" w:tentative="1">
      <w:start w:val="1"/>
      <w:numFmt w:val="bullet"/>
      <w:lvlText w:val="•"/>
      <w:lvlJc w:val="left"/>
      <w:pPr>
        <w:tabs>
          <w:tab w:val="num" w:pos="5040"/>
        </w:tabs>
        <w:ind w:left="5040" w:hanging="360"/>
      </w:pPr>
      <w:rPr>
        <w:rFonts w:ascii="Arial" w:hAnsi="Arial" w:hint="default"/>
      </w:rPr>
    </w:lvl>
    <w:lvl w:ilvl="6" w:tplc="77FC842C" w:tentative="1">
      <w:start w:val="1"/>
      <w:numFmt w:val="bullet"/>
      <w:lvlText w:val="•"/>
      <w:lvlJc w:val="left"/>
      <w:pPr>
        <w:tabs>
          <w:tab w:val="num" w:pos="5760"/>
        </w:tabs>
        <w:ind w:left="5760" w:hanging="360"/>
      </w:pPr>
      <w:rPr>
        <w:rFonts w:ascii="Arial" w:hAnsi="Arial" w:hint="default"/>
      </w:rPr>
    </w:lvl>
    <w:lvl w:ilvl="7" w:tplc="0F8247FE" w:tentative="1">
      <w:start w:val="1"/>
      <w:numFmt w:val="bullet"/>
      <w:lvlText w:val="•"/>
      <w:lvlJc w:val="left"/>
      <w:pPr>
        <w:tabs>
          <w:tab w:val="num" w:pos="6480"/>
        </w:tabs>
        <w:ind w:left="6480" w:hanging="360"/>
      </w:pPr>
      <w:rPr>
        <w:rFonts w:ascii="Arial" w:hAnsi="Arial" w:hint="default"/>
      </w:rPr>
    </w:lvl>
    <w:lvl w:ilvl="8" w:tplc="2A1281FE" w:tentative="1">
      <w:start w:val="1"/>
      <w:numFmt w:val="bullet"/>
      <w:lvlText w:val="•"/>
      <w:lvlJc w:val="left"/>
      <w:pPr>
        <w:tabs>
          <w:tab w:val="num" w:pos="7200"/>
        </w:tabs>
        <w:ind w:left="7200" w:hanging="360"/>
      </w:pPr>
      <w:rPr>
        <w:rFonts w:ascii="Arial" w:hAnsi="Arial" w:hint="default"/>
      </w:rPr>
    </w:lvl>
  </w:abstractNum>
  <w:abstractNum w:abstractNumId="3" w15:restartNumberingAfterBreak="0">
    <w:nsid w:val="12782FF2"/>
    <w:multiLevelType w:val="hybridMultilevel"/>
    <w:tmpl w:val="2D2EB646"/>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CC1564"/>
    <w:multiLevelType w:val="hybridMultilevel"/>
    <w:tmpl w:val="69DA499C"/>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821950"/>
    <w:multiLevelType w:val="hybridMultilevel"/>
    <w:tmpl w:val="AAB80820"/>
    <w:lvl w:ilvl="0" w:tplc="04090003">
      <w:start w:val="1"/>
      <w:numFmt w:val="bullet"/>
      <w:lvlText w:val="o"/>
      <w:lvlJc w:val="left"/>
      <w:pPr>
        <w:tabs>
          <w:tab w:val="num" w:pos="1080"/>
        </w:tabs>
        <w:ind w:left="1080" w:hanging="360"/>
      </w:pPr>
      <w:rPr>
        <w:rFonts w:ascii="Courier New" w:hAnsi="Courier New" w:cs="Courier New" w:hint="default"/>
      </w:rPr>
    </w:lvl>
    <w:lvl w:ilvl="1" w:tplc="0864219E" w:tentative="1">
      <w:start w:val="1"/>
      <w:numFmt w:val="bullet"/>
      <w:lvlText w:val="•"/>
      <w:lvlJc w:val="left"/>
      <w:pPr>
        <w:tabs>
          <w:tab w:val="num" w:pos="1800"/>
        </w:tabs>
        <w:ind w:left="1800" w:hanging="360"/>
      </w:pPr>
      <w:rPr>
        <w:rFonts w:ascii="Arial" w:hAnsi="Arial" w:hint="default"/>
      </w:rPr>
    </w:lvl>
    <w:lvl w:ilvl="2" w:tplc="099AA3F4" w:tentative="1">
      <w:start w:val="1"/>
      <w:numFmt w:val="bullet"/>
      <w:lvlText w:val="•"/>
      <w:lvlJc w:val="left"/>
      <w:pPr>
        <w:tabs>
          <w:tab w:val="num" w:pos="2520"/>
        </w:tabs>
        <w:ind w:left="2520" w:hanging="360"/>
      </w:pPr>
      <w:rPr>
        <w:rFonts w:ascii="Arial" w:hAnsi="Arial" w:hint="default"/>
      </w:rPr>
    </w:lvl>
    <w:lvl w:ilvl="3" w:tplc="3B9655EA" w:tentative="1">
      <w:start w:val="1"/>
      <w:numFmt w:val="bullet"/>
      <w:lvlText w:val="•"/>
      <w:lvlJc w:val="left"/>
      <w:pPr>
        <w:tabs>
          <w:tab w:val="num" w:pos="3240"/>
        </w:tabs>
        <w:ind w:left="3240" w:hanging="360"/>
      </w:pPr>
      <w:rPr>
        <w:rFonts w:ascii="Arial" w:hAnsi="Arial" w:hint="default"/>
      </w:rPr>
    </w:lvl>
    <w:lvl w:ilvl="4" w:tplc="8AD693C4" w:tentative="1">
      <w:start w:val="1"/>
      <w:numFmt w:val="bullet"/>
      <w:lvlText w:val="•"/>
      <w:lvlJc w:val="left"/>
      <w:pPr>
        <w:tabs>
          <w:tab w:val="num" w:pos="3960"/>
        </w:tabs>
        <w:ind w:left="3960" w:hanging="360"/>
      </w:pPr>
      <w:rPr>
        <w:rFonts w:ascii="Arial" w:hAnsi="Arial" w:hint="default"/>
      </w:rPr>
    </w:lvl>
    <w:lvl w:ilvl="5" w:tplc="40BAAC92" w:tentative="1">
      <w:start w:val="1"/>
      <w:numFmt w:val="bullet"/>
      <w:lvlText w:val="•"/>
      <w:lvlJc w:val="left"/>
      <w:pPr>
        <w:tabs>
          <w:tab w:val="num" w:pos="4680"/>
        </w:tabs>
        <w:ind w:left="4680" w:hanging="360"/>
      </w:pPr>
      <w:rPr>
        <w:rFonts w:ascii="Arial" w:hAnsi="Arial" w:hint="default"/>
      </w:rPr>
    </w:lvl>
    <w:lvl w:ilvl="6" w:tplc="CDE69D30" w:tentative="1">
      <w:start w:val="1"/>
      <w:numFmt w:val="bullet"/>
      <w:lvlText w:val="•"/>
      <w:lvlJc w:val="left"/>
      <w:pPr>
        <w:tabs>
          <w:tab w:val="num" w:pos="5400"/>
        </w:tabs>
        <w:ind w:left="5400" w:hanging="360"/>
      </w:pPr>
      <w:rPr>
        <w:rFonts w:ascii="Arial" w:hAnsi="Arial" w:hint="default"/>
      </w:rPr>
    </w:lvl>
    <w:lvl w:ilvl="7" w:tplc="B28EA0A6" w:tentative="1">
      <w:start w:val="1"/>
      <w:numFmt w:val="bullet"/>
      <w:lvlText w:val="•"/>
      <w:lvlJc w:val="left"/>
      <w:pPr>
        <w:tabs>
          <w:tab w:val="num" w:pos="6120"/>
        </w:tabs>
        <w:ind w:left="6120" w:hanging="360"/>
      </w:pPr>
      <w:rPr>
        <w:rFonts w:ascii="Arial" w:hAnsi="Arial" w:hint="default"/>
      </w:rPr>
    </w:lvl>
    <w:lvl w:ilvl="8" w:tplc="8B468850"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2C185C4D"/>
    <w:multiLevelType w:val="hybridMultilevel"/>
    <w:tmpl w:val="A3C4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2395D"/>
    <w:multiLevelType w:val="hybridMultilevel"/>
    <w:tmpl w:val="A306A128"/>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966339B"/>
    <w:multiLevelType w:val="hybridMultilevel"/>
    <w:tmpl w:val="D88AE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A052A"/>
    <w:multiLevelType w:val="hybridMultilevel"/>
    <w:tmpl w:val="AF84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B70B5"/>
    <w:multiLevelType w:val="hybridMultilevel"/>
    <w:tmpl w:val="62D049B2"/>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CD6672C"/>
    <w:multiLevelType w:val="hybridMultilevel"/>
    <w:tmpl w:val="AA306874"/>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CED5697"/>
    <w:multiLevelType w:val="hybridMultilevel"/>
    <w:tmpl w:val="49C6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8966D5"/>
    <w:multiLevelType w:val="hybridMultilevel"/>
    <w:tmpl w:val="AEEA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F7C30"/>
    <w:multiLevelType w:val="hybridMultilevel"/>
    <w:tmpl w:val="356E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728F2"/>
    <w:multiLevelType w:val="hybridMultilevel"/>
    <w:tmpl w:val="3296F0AC"/>
    <w:lvl w:ilvl="0" w:tplc="BDC47C60">
      <w:start w:val="1"/>
      <w:numFmt w:val="bullet"/>
      <w:lvlText w:val="•"/>
      <w:lvlJc w:val="left"/>
      <w:pPr>
        <w:tabs>
          <w:tab w:val="num" w:pos="1080"/>
        </w:tabs>
        <w:ind w:left="1080" w:hanging="360"/>
      </w:pPr>
      <w:rPr>
        <w:rFonts w:ascii="Arial" w:hAnsi="Arial" w:hint="default"/>
      </w:rPr>
    </w:lvl>
    <w:lvl w:ilvl="1" w:tplc="0864219E" w:tentative="1">
      <w:start w:val="1"/>
      <w:numFmt w:val="bullet"/>
      <w:lvlText w:val="•"/>
      <w:lvlJc w:val="left"/>
      <w:pPr>
        <w:tabs>
          <w:tab w:val="num" w:pos="1800"/>
        </w:tabs>
        <w:ind w:left="1800" w:hanging="360"/>
      </w:pPr>
      <w:rPr>
        <w:rFonts w:ascii="Arial" w:hAnsi="Arial" w:hint="default"/>
      </w:rPr>
    </w:lvl>
    <w:lvl w:ilvl="2" w:tplc="099AA3F4" w:tentative="1">
      <w:start w:val="1"/>
      <w:numFmt w:val="bullet"/>
      <w:lvlText w:val="•"/>
      <w:lvlJc w:val="left"/>
      <w:pPr>
        <w:tabs>
          <w:tab w:val="num" w:pos="2520"/>
        </w:tabs>
        <w:ind w:left="2520" w:hanging="360"/>
      </w:pPr>
      <w:rPr>
        <w:rFonts w:ascii="Arial" w:hAnsi="Arial" w:hint="default"/>
      </w:rPr>
    </w:lvl>
    <w:lvl w:ilvl="3" w:tplc="3B9655EA" w:tentative="1">
      <w:start w:val="1"/>
      <w:numFmt w:val="bullet"/>
      <w:lvlText w:val="•"/>
      <w:lvlJc w:val="left"/>
      <w:pPr>
        <w:tabs>
          <w:tab w:val="num" w:pos="3240"/>
        </w:tabs>
        <w:ind w:left="3240" w:hanging="360"/>
      </w:pPr>
      <w:rPr>
        <w:rFonts w:ascii="Arial" w:hAnsi="Arial" w:hint="default"/>
      </w:rPr>
    </w:lvl>
    <w:lvl w:ilvl="4" w:tplc="8AD693C4" w:tentative="1">
      <w:start w:val="1"/>
      <w:numFmt w:val="bullet"/>
      <w:lvlText w:val="•"/>
      <w:lvlJc w:val="left"/>
      <w:pPr>
        <w:tabs>
          <w:tab w:val="num" w:pos="3960"/>
        </w:tabs>
        <w:ind w:left="3960" w:hanging="360"/>
      </w:pPr>
      <w:rPr>
        <w:rFonts w:ascii="Arial" w:hAnsi="Arial" w:hint="default"/>
      </w:rPr>
    </w:lvl>
    <w:lvl w:ilvl="5" w:tplc="40BAAC92" w:tentative="1">
      <w:start w:val="1"/>
      <w:numFmt w:val="bullet"/>
      <w:lvlText w:val="•"/>
      <w:lvlJc w:val="left"/>
      <w:pPr>
        <w:tabs>
          <w:tab w:val="num" w:pos="4680"/>
        </w:tabs>
        <w:ind w:left="4680" w:hanging="360"/>
      </w:pPr>
      <w:rPr>
        <w:rFonts w:ascii="Arial" w:hAnsi="Arial" w:hint="default"/>
      </w:rPr>
    </w:lvl>
    <w:lvl w:ilvl="6" w:tplc="CDE69D30" w:tentative="1">
      <w:start w:val="1"/>
      <w:numFmt w:val="bullet"/>
      <w:lvlText w:val="•"/>
      <w:lvlJc w:val="left"/>
      <w:pPr>
        <w:tabs>
          <w:tab w:val="num" w:pos="5400"/>
        </w:tabs>
        <w:ind w:left="5400" w:hanging="360"/>
      </w:pPr>
      <w:rPr>
        <w:rFonts w:ascii="Arial" w:hAnsi="Arial" w:hint="default"/>
      </w:rPr>
    </w:lvl>
    <w:lvl w:ilvl="7" w:tplc="B28EA0A6" w:tentative="1">
      <w:start w:val="1"/>
      <w:numFmt w:val="bullet"/>
      <w:lvlText w:val="•"/>
      <w:lvlJc w:val="left"/>
      <w:pPr>
        <w:tabs>
          <w:tab w:val="num" w:pos="6120"/>
        </w:tabs>
        <w:ind w:left="6120" w:hanging="360"/>
      </w:pPr>
      <w:rPr>
        <w:rFonts w:ascii="Arial" w:hAnsi="Arial" w:hint="default"/>
      </w:rPr>
    </w:lvl>
    <w:lvl w:ilvl="8" w:tplc="8B468850"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5A40031C"/>
    <w:multiLevelType w:val="hybridMultilevel"/>
    <w:tmpl w:val="089238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D820013"/>
    <w:multiLevelType w:val="hybridMultilevel"/>
    <w:tmpl w:val="26C2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04CAD"/>
    <w:multiLevelType w:val="hybridMultilevel"/>
    <w:tmpl w:val="BBECE798"/>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655420E6"/>
    <w:multiLevelType w:val="hybridMultilevel"/>
    <w:tmpl w:val="870C3EE6"/>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F201E"/>
    <w:multiLevelType w:val="hybridMultilevel"/>
    <w:tmpl w:val="8B8CF788"/>
    <w:lvl w:ilvl="0" w:tplc="04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21" w15:restartNumberingAfterBreak="0">
    <w:nsid w:val="6B7528C9"/>
    <w:multiLevelType w:val="hybridMultilevel"/>
    <w:tmpl w:val="D848BD9E"/>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15:restartNumberingAfterBreak="0">
    <w:nsid w:val="6C5245F5"/>
    <w:multiLevelType w:val="hybridMultilevel"/>
    <w:tmpl w:val="F68A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5688F"/>
    <w:multiLevelType w:val="hybridMultilevel"/>
    <w:tmpl w:val="0F466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C41E6"/>
    <w:multiLevelType w:val="hybridMultilevel"/>
    <w:tmpl w:val="EDF09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B011629"/>
    <w:multiLevelType w:val="hybridMultilevel"/>
    <w:tmpl w:val="A6B86BDC"/>
    <w:lvl w:ilvl="0" w:tplc="04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num w:numId="1">
    <w:abstractNumId w:val="23"/>
  </w:num>
  <w:num w:numId="2">
    <w:abstractNumId w:val="8"/>
  </w:num>
  <w:num w:numId="3">
    <w:abstractNumId w:val="15"/>
  </w:num>
  <w:num w:numId="4">
    <w:abstractNumId w:val="5"/>
  </w:num>
  <w:num w:numId="5">
    <w:abstractNumId w:val="2"/>
  </w:num>
  <w:num w:numId="6">
    <w:abstractNumId w:val="16"/>
  </w:num>
  <w:num w:numId="7">
    <w:abstractNumId w:val="24"/>
  </w:num>
  <w:num w:numId="8">
    <w:abstractNumId w:val="20"/>
  </w:num>
  <w:num w:numId="9">
    <w:abstractNumId w:val="25"/>
  </w:num>
  <w:num w:numId="10">
    <w:abstractNumId w:val="7"/>
  </w:num>
  <w:num w:numId="11">
    <w:abstractNumId w:val="21"/>
  </w:num>
  <w:num w:numId="12">
    <w:abstractNumId w:val="4"/>
  </w:num>
  <w:num w:numId="13">
    <w:abstractNumId w:val="10"/>
  </w:num>
  <w:num w:numId="14">
    <w:abstractNumId w:val="18"/>
  </w:num>
  <w:num w:numId="15">
    <w:abstractNumId w:val="1"/>
  </w:num>
  <w:num w:numId="16">
    <w:abstractNumId w:val="11"/>
  </w:num>
  <w:num w:numId="17">
    <w:abstractNumId w:val="3"/>
  </w:num>
  <w:num w:numId="18">
    <w:abstractNumId w:val="0"/>
  </w:num>
  <w:num w:numId="19">
    <w:abstractNumId w:val="19"/>
  </w:num>
  <w:num w:numId="20">
    <w:abstractNumId w:val="22"/>
  </w:num>
  <w:num w:numId="21">
    <w:abstractNumId w:val="6"/>
  </w:num>
  <w:num w:numId="22">
    <w:abstractNumId w:val="17"/>
  </w:num>
  <w:num w:numId="23">
    <w:abstractNumId w:val="12"/>
  </w:num>
  <w:num w:numId="24">
    <w:abstractNumId w:val="9"/>
  </w:num>
  <w:num w:numId="25">
    <w:abstractNumId w:val="14"/>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jhuis, C.A. (TNW)">
    <w15:presenceInfo w15:providerId="AD" w15:userId="S::c.a.nijhuis@utwente.nl::a3d20c24-60b1-4c6b-b5e2-383be5871e10"/>
  </w15:person>
  <w15:person w15:author="Ziyu">
    <w15:presenceInfo w15:providerId="None" w15:userId="Ziyu"/>
  </w15:person>
  <w15:person w15:author="Nijhuis, Christian Albertus">
    <w15:presenceInfo w15:providerId="None" w15:userId="Nijhuis, Christian Albertus"/>
  </w15:person>
  <w15:person w15:author="Ziyu Zhang">
    <w15:presenceInfo w15:providerId="Windows Live" w15:userId="4a883aee5aabf3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E3NTY0MDY3MTU2NrBQ0lEKTi0uzszPAykwNKsFADz1DrotAAAA"/>
  </w:docVars>
  <w:rsids>
    <w:rsidRoot w:val="00AA6C1C"/>
    <w:rsid w:val="0000273B"/>
    <w:rsid w:val="00004902"/>
    <w:rsid w:val="000062E8"/>
    <w:rsid w:val="00006B95"/>
    <w:rsid w:val="00011E35"/>
    <w:rsid w:val="00011E92"/>
    <w:rsid w:val="00011F40"/>
    <w:rsid w:val="000156A3"/>
    <w:rsid w:val="00020983"/>
    <w:rsid w:val="0002325B"/>
    <w:rsid w:val="000242EA"/>
    <w:rsid w:val="00024646"/>
    <w:rsid w:val="00024D06"/>
    <w:rsid w:val="00025B5F"/>
    <w:rsid w:val="00032CED"/>
    <w:rsid w:val="000344A6"/>
    <w:rsid w:val="00037DF5"/>
    <w:rsid w:val="00046415"/>
    <w:rsid w:val="00050B81"/>
    <w:rsid w:val="00052ED4"/>
    <w:rsid w:val="0005372B"/>
    <w:rsid w:val="00054F19"/>
    <w:rsid w:val="000637DD"/>
    <w:rsid w:val="00065CAA"/>
    <w:rsid w:val="0006692D"/>
    <w:rsid w:val="00067A65"/>
    <w:rsid w:val="000716AD"/>
    <w:rsid w:val="000807D6"/>
    <w:rsid w:val="00080A41"/>
    <w:rsid w:val="00081E88"/>
    <w:rsid w:val="0008273F"/>
    <w:rsid w:val="00083E24"/>
    <w:rsid w:val="00085C26"/>
    <w:rsid w:val="000902CE"/>
    <w:rsid w:val="00096570"/>
    <w:rsid w:val="000A0B49"/>
    <w:rsid w:val="000A21C9"/>
    <w:rsid w:val="000A3534"/>
    <w:rsid w:val="000B0FB0"/>
    <w:rsid w:val="000B257A"/>
    <w:rsid w:val="000B36A6"/>
    <w:rsid w:val="000B3AE0"/>
    <w:rsid w:val="000B5A73"/>
    <w:rsid w:val="000B6592"/>
    <w:rsid w:val="000B6CB8"/>
    <w:rsid w:val="000C1C7C"/>
    <w:rsid w:val="000C393C"/>
    <w:rsid w:val="000C4459"/>
    <w:rsid w:val="000C546F"/>
    <w:rsid w:val="000C62A3"/>
    <w:rsid w:val="000D0652"/>
    <w:rsid w:val="000D45DE"/>
    <w:rsid w:val="000E2DD1"/>
    <w:rsid w:val="000E532C"/>
    <w:rsid w:val="000E6BEF"/>
    <w:rsid w:val="000F00AD"/>
    <w:rsid w:val="000F1B47"/>
    <w:rsid w:val="000F2984"/>
    <w:rsid w:val="000F563C"/>
    <w:rsid w:val="000F68E6"/>
    <w:rsid w:val="0010403F"/>
    <w:rsid w:val="00104AC9"/>
    <w:rsid w:val="0010711E"/>
    <w:rsid w:val="00107C30"/>
    <w:rsid w:val="00113255"/>
    <w:rsid w:val="001133DB"/>
    <w:rsid w:val="00114F24"/>
    <w:rsid w:val="00120001"/>
    <w:rsid w:val="00120FD4"/>
    <w:rsid w:val="0012678C"/>
    <w:rsid w:val="00126958"/>
    <w:rsid w:val="001271BD"/>
    <w:rsid w:val="0013052E"/>
    <w:rsid w:val="0013178A"/>
    <w:rsid w:val="00131E7C"/>
    <w:rsid w:val="001345EC"/>
    <w:rsid w:val="00141EAD"/>
    <w:rsid w:val="001524BA"/>
    <w:rsid w:val="0015726A"/>
    <w:rsid w:val="001638F7"/>
    <w:rsid w:val="00164275"/>
    <w:rsid w:val="00167195"/>
    <w:rsid w:val="0016787A"/>
    <w:rsid w:val="00172C4F"/>
    <w:rsid w:val="00172C91"/>
    <w:rsid w:val="001736F0"/>
    <w:rsid w:val="001750C1"/>
    <w:rsid w:val="00176C43"/>
    <w:rsid w:val="00182E04"/>
    <w:rsid w:val="00185AB2"/>
    <w:rsid w:val="00186350"/>
    <w:rsid w:val="00190B53"/>
    <w:rsid w:val="0019466E"/>
    <w:rsid w:val="001967A0"/>
    <w:rsid w:val="001968AC"/>
    <w:rsid w:val="00197FBB"/>
    <w:rsid w:val="001A20E9"/>
    <w:rsid w:val="001A41A1"/>
    <w:rsid w:val="001B687F"/>
    <w:rsid w:val="001B7A43"/>
    <w:rsid w:val="001C088A"/>
    <w:rsid w:val="001C3808"/>
    <w:rsid w:val="001C4C8B"/>
    <w:rsid w:val="001C4F4C"/>
    <w:rsid w:val="001C566E"/>
    <w:rsid w:val="001C6F52"/>
    <w:rsid w:val="001D2508"/>
    <w:rsid w:val="001D3FA3"/>
    <w:rsid w:val="001D6089"/>
    <w:rsid w:val="001D6291"/>
    <w:rsid w:val="001D7AF7"/>
    <w:rsid w:val="001E13F4"/>
    <w:rsid w:val="001E3A66"/>
    <w:rsid w:val="001E3B3B"/>
    <w:rsid w:val="001E4A42"/>
    <w:rsid w:val="001E60CA"/>
    <w:rsid w:val="001F1794"/>
    <w:rsid w:val="001F333A"/>
    <w:rsid w:val="001F3514"/>
    <w:rsid w:val="001F49AC"/>
    <w:rsid w:val="001F5250"/>
    <w:rsid w:val="00200C80"/>
    <w:rsid w:val="0020119F"/>
    <w:rsid w:val="002013CB"/>
    <w:rsid w:val="00201DB2"/>
    <w:rsid w:val="00203858"/>
    <w:rsid w:val="0020440F"/>
    <w:rsid w:val="002059C7"/>
    <w:rsid w:val="002073D4"/>
    <w:rsid w:val="002104F5"/>
    <w:rsid w:val="00211C4A"/>
    <w:rsid w:val="00212761"/>
    <w:rsid w:val="00213EFE"/>
    <w:rsid w:val="0022050D"/>
    <w:rsid w:val="0022109E"/>
    <w:rsid w:val="00224289"/>
    <w:rsid w:val="00224630"/>
    <w:rsid w:val="00225864"/>
    <w:rsid w:val="002305C3"/>
    <w:rsid w:val="00231B68"/>
    <w:rsid w:val="00232742"/>
    <w:rsid w:val="00232B8D"/>
    <w:rsid w:val="00234FCF"/>
    <w:rsid w:val="0023687D"/>
    <w:rsid w:val="00236FFE"/>
    <w:rsid w:val="00241A10"/>
    <w:rsid w:val="00241AC6"/>
    <w:rsid w:val="0024765B"/>
    <w:rsid w:val="0025032A"/>
    <w:rsid w:val="00250722"/>
    <w:rsid w:val="00252276"/>
    <w:rsid w:val="0025239E"/>
    <w:rsid w:val="00253B0F"/>
    <w:rsid w:val="00253F0B"/>
    <w:rsid w:val="00254B33"/>
    <w:rsid w:val="00255EE9"/>
    <w:rsid w:val="00257E5A"/>
    <w:rsid w:val="002630C6"/>
    <w:rsid w:val="00263782"/>
    <w:rsid w:val="00270855"/>
    <w:rsid w:val="002714F8"/>
    <w:rsid w:val="002715D0"/>
    <w:rsid w:val="0027322D"/>
    <w:rsid w:val="00284408"/>
    <w:rsid w:val="00286E00"/>
    <w:rsid w:val="002873EE"/>
    <w:rsid w:val="002975A7"/>
    <w:rsid w:val="002979FE"/>
    <w:rsid w:val="002A033C"/>
    <w:rsid w:val="002A77C5"/>
    <w:rsid w:val="002A787E"/>
    <w:rsid w:val="002B03DF"/>
    <w:rsid w:val="002B13A6"/>
    <w:rsid w:val="002B1D26"/>
    <w:rsid w:val="002B2F75"/>
    <w:rsid w:val="002B34D6"/>
    <w:rsid w:val="002B6F9B"/>
    <w:rsid w:val="002C5162"/>
    <w:rsid w:val="002C51B3"/>
    <w:rsid w:val="002C728D"/>
    <w:rsid w:val="002C7C5D"/>
    <w:rsid w:val="002D0630"/>
    <w:rsid w:val="002D1CDC"/>
    <w:rsid w:val="002D2371"/>
    <w:rsid w:val="002D5326"/>
    <w:rsid w:val="002D7977"/>
    <w:rsid w:val="002E044C"/>
    <w:rsid w:val="002E56C2"/>
    <w:rsid w:val="002E7F88"/>
    <w:rsid w:val="002F07A7"/>
    <w:rsid w:val="002F3799"/>
    <w:rsid w:val="002F4CE0"/>
    <w:rsid w:val="0030018D"/>
    <w:rsid w:val="00301A1C"/>
    <w:rsid w:val="00302642"/>
    <w:rsid w:val="00303B5F"/>
    <w:rsid w:val="003051C9"/>
    <w:rsid w:val="00306B30"/>
    <w:rsid w:val="00307716"/>
    <w:rsid w:val="0030779F"/>
    <w:rsid w:val="00311D34"/>
    <w:rsid w:val="00313853"/>
    <w:rsid w:val="00313E7E"/>
    <w:rsid w:val="00314697"/>
    <w:rsid w:val="00314831"/>
    <w:rsid w:val="00314938"/>
    <w:rsid w:val="0031648B"/>
    <w:rsid w:val="00320617"/>
    <w:rsid w:val="00323272"/>
    <w:rsid w:val="00325850"/>
    <w:rsid w:val="00330442"/>
    <w:rsid w:val="00330697"/>
    <w:rsid w:val="003316D0"/>
    <w:rsid w:val="00332744"/>
    <w:rsid w:val="003360E9"/>
    <w:rsid w:val="00340909"/>
    <w:rsid w:val="00340DFF"/>
    <w:rsid w:val="003421AA"/>
    <w:rsid w:val="00342576"/>
    <w:rsid w:val="00342772"/>
    <w:rsid w:val="00344083"/>
    <w:rsid w:val="003463EE"/>
    <w:rsid w:val="00353EA8"/>
    <w:rsid w:val="00354C64"/>
    <w:rsid w:val="00360C7B"/>
    <w:rsid w:val="00360D5F"/>
    <w:rsid w:val="0037025C"/>
    <w:rsid w:val="00371A76"/>
    <w:rsid w:val="00371C7A"/>
    <w:rsid w:val="00372940"/>
    <w:rsid w:val="00373345"/>
    <w:rsid w:val="00377BAC"/>
    <w:rsid w:val="00380424"/>
    <w:rsid w:val="0038182B"/>
    <w:rsid w:val="00382811"/>
    <w:rsid w:val="00382DC2"/>
    <w:rsid w:val="003837AF"/>
    <w:rsid w:val="0038519B"/>
    <w:rsid w:val="00385B9D"/>
    <w:rsid w:val="00387A93"/>
    <w:rsid w:val="00394470"/>
    <w:rsid w:val="00395337"/>
    <w:rsid w:val="003965BF"/>
    <w:rsid w:val="00396F9A"/>
    <w:rsid w:val="003A1B74"/>
    <w:rsid w:val="003B10B4"/>
    <w:rsid w:val="003B16F8"/>
    <w:rsid w:val="003C0A8C"/>
    <w:rsid w:val="003C206E"/>
    <w:rsid w:val="003C4596"/>
    <w:rsid w:val="003D0418"/>
    <w:rsid w:val="003D1510"/>
    <w:rsid w:val="003D2AB0"/>
    <w:rsid w:val="003D2DE4"/>
    <w:rsid w:val="003D46C1"/>
    <w:rsid w:val="003D5B9F"/>
    <w:rsid w:val="003D6417"/>
    <w:rsid w:val="003D7D3C"/>
    <w:rsid w:val="003E30FE"/>
    <w:rsid w:val="003E4BEB"/>
    <w:rsid w:val="003E4E02"/>
    <w:rsid w:val="003E4E9C"/>
    <w:rsid w:val="003E57D8"/>
    <w:rsid w:val="003F0D43"/>
    <w:rsid w:val="003F2948"/>
    <w:rsid w:val="003F3137"/>
    <w:rsid w:val="003F6C26"/>
    <w:rsid w:val="003F6FFE"/>
    <w:rsid w:val="003F7070"/>
    <w:rsid w:val="004056B6"/>
    <w:rsid w:val="004079A2"/>
    <w:rsid w:val="00407CC1"/>
    <w:rsid w:val="0041133B"/>
    <w:rsid w:val="00411BCC"/>
    <w:rsid w:val="00412D50"/>
    <w:rsid w:val="00417160"/>
    <w:rsid w:val="0042031D"/>
    <w:rsid w:val="00423865"/>
    <w:rsid w:val="00426B97"/>
    <w:rsid w:val="0043026C"/>
    <w:rsid w:val="004324F1"/>
    <w:rsid w:val="00435321"/>
    <w:rsid w:val="00435E80"/>
    <w:rsid w:val="004446DE"/>
    <w:rsid w:val="004459CE"/>
    <w:rsid w:val="00453FB1"/>
    <w:rsid w:val="0045431E"/>
    <w:rsid w:val="00454717"/>
    <w:rsid w:val="004623C1"/>
    <w:rsid w:val="004661A5"/>
    <w:rsid w:val="00467688"/>
    <w:rsid w:val="00467F5E"/>
    <w:rsid w:val="00470560"/>
    <w:rsid w:val="00470EF7"/>
    <w:rsid w:val="0047255C"/>
    <w:rsid w:val="0047388F"/>
    <w:rsid w:val="0047427E"/>
    <w:rsid w:val="004756EE"/>
    <w:rsid w:val="00476F5C"/>
    <w:rsid w:val="00477A52"/>
    <w:rsid w:val="00485EA4"/>
    <w:rsid w:val="004874C1"/>
    <w:rsid w:val="004903E2"/>
    <w:rsid w:val="004932CA"/>
    <w:rsid w:val="004942CA"/>
    <w:rsid w:val="00496757"/>
    <w:rsid w:val="00497153"/>
    <w:rsid w:val="004A7DEB"/>
    <w:rsid w:val="004B4353"/>
    <w:rsid w:val="004B51D5"/>
    <w:rsid w:val="004B55D8"/>
    <w:rsid w:val="004B6213"/>
    <w:rsid w:val="004B692C"/>
    <w:rsid w:val="004B6B85"/>
    <w:rsid w:val="004C19AB"/>
    <w:rsid w:val="004C1CD7"/>
    <w:rsid w:val="004C41D9"/>
    <w:rsid w:val="004C6C1C"/>
    <w:rsid w:val="004D6472"/>
    <w:rsid w:val="004E72B9"/>
    <w:rsid w:val="004E73ED"/>
    <w:rsid w:val="004F1896"/>
    <w:rsid w:val="004F1C47"/>
    <w:rsid w:val="004F2060"/>
    <w:rsid w:val="004F4AC5"/>
    <w:rsid w:val="004F4BF9"/>
    <w:rsid w:val="004F6E02"/>
    <w:rsid w:val="004F7545"/>
    <w:rsid w:val="005007EB"/>
    <w:rsid w:val="005033C0"/>
    <w:rsid w:val="00503B5B"/>
    <w:rsid w:val="005112B5"/>
    <w:rsid w:val="005172D1"/>
    <w:rsid w:val="00520B83"/>
    <w:rsid w:val="00521348"/>
    <w:rsid w:val="00526F1E"/>
    <w:rsid w:val="0053103C"/>
    <w:rsid w:val="005318BF"/>
    <w:rsid w:val="00532221"/>
    <w:rsid w:val="0053261A"/>
    <w:rsid w:val="00534018"/>
    <w:rsid w:val="00536D49"/>
    <w:rsid w:val="00546330"/>
    <w:rsid w:val="005470CD"/>
    <w:rsid w:val="00551B6D"/>
    <w:rsid w:val="005552CA"/>
    <w:rsid w:val="00555629"/>
    <w:rsid w:val="00555B1F"/>
    <w:rsid w:val="00555F3C"/>
    <w:rsid w:val="005564D4"/>
    <w:rsid w:val="005573B7"/>
    <w:rsid w:val="005602DA"/>
    <w:rsid w:val="005628F5"/>
    <w:rsid w:val="00562ABE"/>
    <w:rsid w:val="00565122"/>
    <w:rsid w:val="00571909"/>
    <w:rsid w:val="00572CB7"/>
    <w:rsid w:val="00581000"/>
    <w:rsid w:val="005844B9"/>
    <w:rsid w:val="005866E9"/>
    <w:rsid w:val="00586D87"/>
    <w:rsid w:val="00590992"/>
    <w:rsid w:val="00592BCF"/>
    <w:rsid w:val="00595356"/>
    <w:rsid w:val="00597A6C"/>
    <w:rsid w:val="005A0470"/>
    <w:rsid w:val="005A0796"/>
    <w:rsid w:val="005A3A9D"/>
    <w:rsid w:val="005A3D26"/>
    <w:rsid w:val="005A3DA4"/>
    <w:rsid w:val="005A59E9"/>
    <w:rsid w:val="005B4578"/>
    <w:rsid w:val="005B799F"/>
    <w:rsid w:val="005C167F"/>
    <w:rsid w:val="005D3504"/>
    <w:rsid w:val="005D3CF5"/>
    <w:rsid w:val="005D7E15"/>
    <w:rsid w:val="005E10A0"/>
    <w:rsid w:val="005E1392"/>
    <w:rsid w:val="005F1BA9"/>
    <w:rsid w:val="005F2727"/>
    <w:rsid w:val="005F2876"/>
    <w:rsid w:val="005F33CF"/>
    <w:rsid w:val="005F39F1"/>
    <w:rsid w:val="005F5ABA"/>
    <w:rsid w:val="00600858"/>
    <w:rsid w:val="00602924"/>
    <w:rsid w:val="00605A86"/>
    <w:rsid w:val="00605C59"/>
    <w:rsid w:val="006100DD"/>
    <w:rsid w:val="00611590"/>
    <w:rsid w:val="006145FC"/>
    <w:rsid w:val="00617292"/>
    <w:rsid w:val="00620007"/>
    <w:rsid w:val="00620D3E"/>
    <w:rsid w:val="006242BF"/>
    <w:rsid w:val="00630D01"/>
    <w:rsid w:val="006455A7"/>
    <w:rsid w:val="00647DC6"/>
    <w:rsid w:val="00650990"/>
    <w:rsid w:val="00650DAD"/>
    <w:rsid w:val="00652D2E"/>
    <w:rsid w:val="00654A4B"/>
    <w:rsid w:val="006553C6"/>
    <w:rsid w:val="0065563B"/>
    <w:rsid w:val="00656D18"/>
    <w:rsid w:val="006618B0"/>
    <w:rsid w:val="006624DF"/>
    <w:rsid w:val="00670019"/>
    <w:rsid w:val="006723FB"/>
    <w:rsid w:val="00672D29"/>
    <w:rsid w:val="00675420"/>
    <w:rsid w:val="006778E4"/>
    <w:rsid w:val="00680AE7"/>
    <w:rsid w:val="00682570"/>
    <w:rsid w:val="006844BC"/>
    <w:rsid w:val="00685A00"/>
    <w:rsid w:val="00686FB4"/>
    <w:rsid w:val="00687BA6"/>
    <w:rsid w:val="00690EB7"/>
    <w:rsid w:val="00692223"/>
    <w:rsid w:val="006948EB"/>
    <w:rsid w:val="006974EA"/>
    <w:rsid w:val="006A3E68"/>
    <w:rsid w:val="006A40BF"/>
    <w:rsid w:val="006B0D88"/>
    <w:rsid w:val="006B5863"/>
    <w:rsid w:val="006C0847"/>
    <w:rsid w:val="006C5AFF"/>
    <w:rsid w:val="006C5D3E"/>
    <w:rsid w:val="006C657F"/>
    <w:rsid w:val="006D0B03"/>
    <w:rsid w:val="006D0D8E"/>
    <w:rsid w:val="006D3F7D"/>
    <w:rsid w:val="006D6B35"/>
    <w:rsid w:val="006D7A77"/>
    <w:rsid w:val="006E1463"/>
    <w:rsid w:val="006E2AE8"/>
    <w:rsid w:val="006E31BA"/>
    <w:rsid w:val="006E4504"/>
    <w:rsid w:val="006E4B4C"/>
    <w:rsid w:val="006E611C"/>
    <w:rsid w:val="006F0448"/>
    <w:rsid w:val="006F0A9B"/>
    <w:rsid w:val="006F1A00"/>
    <w:rsid w:val="006F1D32"/>
    <w:rsid w:val="006F29D0"/>
    <w:rsid w:val="006F4A72"/>
    <w:rsid w:val="006F5027"/>
    <w:rsid w:val="006F730F"/>
    <w:rsid w:val="006F7A73"/>
    <w:rsid w:val="00713613"/>
    <w:rsid w:val="007137F3"/>
    <w:rsid w:val="00713CA1"/>
    <w:rsid w:val="00713CC1"/>
    <w:rsid w:val="00715C86"/>
    <w:rsid w:val="0071797C"/>
    <w:rsid w:val="00722684"/>
    <w:rsid w:val="00723CCC"/>
    <w:rsid w:val="00725228"/>
    <w:rsid w:val="0072666A"/>
    <w:rsid w:val="007274B0"/>
    <w:rsid w:val="00733634"/>
    <w:rsid w:val="00733734"/>
    <w:rsid w:val="0073418D"/>
    <w:rsid w:val="007354E9"/>
    <w:rsid w:val="00735E0B"/>
    <w:rsid w:val="00736550"/>
    <w:rsid w:val="007452D1"/>
    <w:rsid w:val="007456B6"/>
    <w:rsid w:val="00746E39"/>
    <w:rsid w:val="00746FAB"/>
    <w:rsid w:val="0075039B"/>
    <w:rsid w:val="00751AA1"/>
    <w:rsid w:val="00752CC0"/>
    <w:rsid w:val="00752DB6"/>
    <w:rsid w:val="00753506"/>
    <w:rsid w:val="00753B78"/>
    <w:rsid w:val="00757158"/>
    <w:rsid w:val="007579ED"/>
    <w:rsid w:val="00761349"/>
    <w:rsid w:val="0076479C"/>
    <w:rsid w:val="00766FEE"/>
    <w:rsid w:val="007712F0"/>
    <w:rsid w:val="00774064"/>
    <w:rsid w:val="00775150"/>
    <w:rsid w:val="00775E57"/>
    <w:rsid w:val="007851D8"/>
    <w:rsid w:val="0078623F"/>
    <w:rsid w:val="007868C5"/>
    <w:rsid w:val="00793ACF"/>
    <w:rsid w:val="00795006"/>
    <w:rsid w:val="007A08D0"/>
    <w:rsid w:val="007A282F"/>
    <w:rsid w:val="007A64FD"/>
    <w:rsid w:val="007B1297"/>
    <w:rsid w:val="007B27D2"/>
    <w:rsid w:val="007B32ED"/>
    <w:rsid w:val="007B38D7"/>
    <w:rsid w:val="007B7937"/>
    <w:rsid w:val="007C254A"/>
    <w:rsid w:val="007C3038"/>
    <w:rsid w:val="007D2C46"/>
    <w:rsid w:val="007D2C89"/>
    <w:rsid w:val="007D4FAB"/>
    <w:rsid w:val="007D55AA"/>
    <w:rsid w:val="007E0B6C"/>
    <w:rsid w:val="007E272D"/>
    <w:rsid w:val="007E2E92"/>
    <w:rsid w:val="007E5B77"/>
    <w:rsid w:val="007E73F0"/>
    <w:rsid w:val="007F1A68"/>
    <w:rsid w:val="007F3DCC"/>
    <w:rsid w:val="007F53A5"/>
    <w:rsid w:val="00800279"/>
    <w:rsid w:val="0080165B"/>
    <w:rsid w:val="00805A14"/>
    <w:rsid w:val="00805DCB"/>
    <w:rsid w:val="00806D67"/>
    <w:rsid w:val="008116E8"/>
    <w:rsid w:val="00813BFB"/>
    <w:rsid w:val="00815047"/>
    <w:rsid w:val="008168AE"/>
    <w:rsid w:val="008209BA"/>
    <w:rsid w:val="0082110C"/>
    <w:rsid w:val="00826CE9"/>
    <w:rsid w:val="008272DE"/>
    <w:rsid w:val="00827C61"/>
    <w:rsid w:val="00831209"/>
    <w:rsid w:val="00832702"/>
    <w:rsid w:val="00832C73"/>
    <w:rsid w:val="00836CCD"/>
    <w:rsid w:val="008376EB"/>
    <w:rsid w:val="00841E6D"/>
    <w:rsid w:val="00846A34"/>
    <w:rsid w:val="00851706"/>
    <w:rsid w:val="0085338C"/>
    <w:rsid w:val="00853943"/>
    <w:rsid w:val="00864F34"/>
    <w:rsid w:val="00867AD4"/>
    <w:rsid w:val="0087341A"/>
    <w:rsid w:val="008739ED"/>
    <w:rsid w:val="00875FE9"/>
    <w:rsid w:val="00880973"/>
    <w:rsid w:val="0088486F"/>
    <w:rsid w:val="00884CD0"/>
    <w:rsid w:val="00890521"/>
    <w:rsid w:val="00890729"/>
    <w:rsid w:val="00890D6F"/>
    <w:rsid w:val="0089120A"/>
    <w:rsid w:val="00894AB1"/>
    <w:rsid w:val="00896E36"/>
    <w:rsid w:val="00896ED2"/>
    <w:rsid w:val="008A0B28"/>
    <w:rsid w:val="008A312E"/>
    <w:rsid w:val="008A4C36"/>
    <w:rsid w:val="008A5091"/>
    <w:rsid w:val="008B4D3B"/>
    <w:rsid w:val="008B781B"/>
    <w:rsid w:val="008C1363"/>
    <w:rsid w:val="008C43C6"/>
    <w:rsid w:val="008C4CCA"/>
    <w:rsid w:val="008C4D7B"/>
    <w:rsid w:val="008D1C16"/>
    <w:rsid w:val="008D24F1"/>
    <w:rsid w:val="008D3983"/>
    <w:rsid w:val="008D52CB"/>
    <w:rsid w:val="008D609E"/>
    <w:rsid w:val="008D6400"/>
    <w:rsid w:val="008E44C2"/>
    <w:rsid w:val="008F0444"/>
    <w:rsid w:val="008F1C9C"/>
    <w:rsid w:val="008F201B"/>
    <w:rsid w:val="008F3C6D"/>
    <w:rsid w:val="008F4AE2"/>
    <w:rsid w:val="008F4BB6"/>
    <w:rsid w:val="0090062E"/>
    <w:rsid w:val="009007CA"/>
    <w:rsid w:val="00901382"/>
    <w:rsid w:val="00902F1B"/>
    <w:rsid w:val="0090670B"/>
    <w:rsid w:val="00907830"/>
    <w:rsid w:val="00912AC4"/>
    <w:rsid w:val="009152BA"/>
    <w:rsid w:val="00924614"/>
    <w:rsid w:val="009253C1"/>
    <w:rsid w:val="00935609"/>
    <w:rsid w:val="00937441"/>
    <w:rsid w:val="0094608E"/>
    <w:rsid w:val="009460F8"/>
    <w:rsid w:val="00951D75"/>
    <w:rsid w:val="00952923"/>
    <w:rsid w:val="009529F8"/>
    <w:rsid w:val="00953E24"/>
    <w:rsid w:val="0095455B"/>
    <w:rsid w:val="009550B4"/>
    <w:rsid w:val="00955A5C"/>
    <w:rsid w:val="00956008"/>
    <w:rsid w:val="0096177B"/>
    <w:rsid w:val="00962623"/>
    <w:rsid w:val="00962663"/>
    <w:rsid w:val="00963D93"/>
    <w:rsid w:val="009665FD"/>
    <w:rsid w:val="00971F8B"/>
    <w:rsid w:val="00973654"/>
    <w:rsid w:val="00975186"/>
    <w:rsid w:val="00976011"/>
    <w:rsid w:val="00977B39"/>
    <w:rsid w:val="00982126"/>
    <w:rsid w:val="00982844"/>
    <w:rsid w:val="009840A2"/>
    <w:rsid w:val="0099204B"/>
    <w:rsid w:val="009951D5"/>
    <w:rsid w:val="009962D4"/>
    <w:rsid w:val="009A0871"/>
    <w:rsid w:val="009A23F2"/>
    <w:rsid w:val="009A39AA"/>
    <w:rsid w:val="009A4E25"/>
    <w:rsid w:val="009A54F7"/>
    <w:rsid w:val="009B171B"/>
    <w:rsid w:val="009B2AC6"/>
    <w:rsid w:val="009B337D"/>
    <w:rsid w:val="009B5072"/>
    <w:rsid w:val="009B6B75"/>
    <w:rsid w:val="009B6BA9"/>
    <w:rsid w:val="009B7753"/>
    <w:rsid w:val="009C1F2F"/>
    <w:rsid w:val="009C455F"/>
    <w:rsid w:val="009C5384"/>
    <w:rsid w:val="009C5703"/>
    <w:rsid w:val="009C5EE3"/>
    <w:rsid w:val="009D5DBD"/>
    <w:rsid w:val="009D67F5"/>
    <w:rsid w:val="009E1A10"/>
    <w:rsid w:val="009E1F21"/>
    <w:rsid w:val="009E37CD"/>
    <w:rsid w:val="009E3B26"/>
    <w:rsid w:val="009E412D"/>
    <w:rsid w:val="009E69B5"/>
    <w:rsid w:val="009E6DD5"/>
    <w:rsid w:val="009F2612"/>
    <w:rsid w:val="009F56FD"/>
    <w:rsid w:val="009F6C65"/>
    <w:rsid w:val="009F778E"/>
    <w:rsid w:val="00A02604"/>
    <w:rsid w:val="00A02953"/>
    <w:rsid w:val="00A02C12"/>
    <w:rsid w:val="00A042E8"/>
    <w:rsid w:val="00A12830"/>
    <w:rsid w:val="00A12FDE"/>
    <w:rsid w:val="00A17B10"/>
    <w:rsid w:val="00A21A2F"/>
    <w:rsid w:val="00A25197"/>
    <w:rsid w:val="00A26851"/>
    <w:rsid w:val="00A26BB9"/>
    <w:rsid w:val="00A50773"/>
    <w:rsid w:val="00A57974"/>
    <w:rsid w:val="00A62012"/>
    <w:rsid w:val="00A63052"/>
    <w:rsid w:val="00A641B3"/>
    <w:rsid w:val="00A7056B"/>
    <w:rsid w:val="00A70DBC"/>
    <w:rsid w:val="00A748A9"/>
    <w:rsid w:val="00A74C9F"/>
    <w:rsid w:val="00A74E9F"/>
    <w:rsid w:val="00A759D1"/>
    <w:rsid w:val="00A80298"/>
    <w:rsid w:val="00A83143"/>
    <w:rsid w:val="00A84C0F"/>
    <w:rsid w:val="00A84E8A"/>
    <w:rsid w:val="00A85971"/>
    <w:rsid w:val="00A85BD4"/>
    <w:rsid w:val="00A9155A"/>
    <w:rsid w:val="00A94DAE"/>
    <w:rsid w:val="00A94E63"/>
    <w:rsid w:val="00AA2BFB"/>
    <w:rsid w:val="00AA6C1C"/>
    <w:rsid w:val="00AB691E"/>
    <w:rsid w:val="00AC0799"/>
    <w:rsid w:val="00AC1996"/>
    <w:rsid w:val="00AC259C"/>
    <w:rsid w:val="00AC3ABE"/>
    <w:rsid w:val="00AC5332"/>
    <w:rsid w:val="00AC576B"/>
    <w:rsid w:val="00AC68CE"/>
    <w:rsid w:val="00AC6EF7"/>
    <w:rsid w:val="00AC79E5"/>
    <w:rsid w:val="00AD1B0C"/>
    <w:rsid w:val="00AD3851"/>
    <w:rsid w:val="00AD43B1"/>
    <w:rsid w:val="00AD473C"/>
    <w:rsid w:val="00AE3B7A"/>
    <w:rsid w:val="00AE4C59"/>
    <w:rsid w:val="00AF0B0E"/>
    <w:rsid w:val="00AF13B0"/>
    <w:rsid w:val="00AF2837"/>
    <w:rsid w:val="00AF5E62"/>
    <w:rsid w:val="00B00047"/>
    <w:rsid w:val="00B01807"/>
    <w:rsid w:val="00B028B0"/>
    <w:rsid w:val="00B12F5B"/>
    <w:rsid w:val="00B162F2"/>
    <w:rsid w:val="00B2273F"/>
    <w:rsid w:val="00B2458A"/>
    <w:rsid w:val="00B24BF4"/>
    <w:rsid w:val="00B24FE5"/>
    <w:rsid w:val="00B256D8"/>
    <w:rsid w:val="00B2714C"/>
    <w:rsid w:val="00B27792"/>
    <w:rsid w:val="00B318CF"/>
    <w:rsid w:val="00B33222"/>
    <w:rsid w:val="00B35D0C"/>
    <w:rsid w:val="00B379F5"/>
    <w:rsid w:val="00B37B2B"/>
    <w:rsid w:val="00B40687"/>
    <w:rsid w:val="00B41FC2"/>
    <w:rsid w:val="00B47259"/>
    <w:rsid w:val="00B50D19"/>
    <w:rsid w:val="00B51026"/>
    <w:rsid w:val="00B511FE"/>
    <w:rsid w:val="00B555B1"/>
    <w:rsid w:val="00B55740"/>
    <w:rsid w:val="00B64CD9"/>
    <w:rsid w:val="00B64DE2"/>
    <w:rsid w:val="00B765B2"/>
    <w:rsid w:val="00B76B48"/>
    <w:rsid w:val="00B77816"/>
    <w:rsid w:val="00B77935"/>
    <w:rsid w:val="00B841DF"/>
    <w:rsid w:val="00B8494A"/>
    <w:rsid w:val="00B84F0C"/>
    <w:rsid w:val="00B86243"/>
    <w:rsid w:val="00B9223D"/>
    <w:rsid w:val="00B94FEF"/>
    <w:rsid w:val="00B9784F"/>
    <w:rsid w:val="00B9796D"/>
    <w:rsid w:val="00BA0382"/>
    <w:rsid w:val="00BA32D2"/>
    <w:rsid w:val="00BA410B"/>
    <w:rsid w:val="00BA5B9D"/>
    <w:rsid w:val="00BB0A9C"/>
    <w:rsid w:val="00BB3712"/>
    <w:rsid w:val="00BB4267"/>
    <w:rsid w:val="00BB42CE"/>
    <w:rsid w:val="00BB59C1"/>
    <w:rsid w:val="00BC1E86"/>
    <w:rsid w:val="00BC2E7C"/>
    <w:rsid w:val="00BC6F55"/>
    <w:rsid w:val="00BD0696"/>
    <w:rsid w:val="00BE0040"/>
    <w:rsid w:val="00BE23AB"/>
    <w:rsid w:val="00BE470F"/>
    <w:rsid w:val="00BE68FA"/>
    <w:rsid w:val="00BF465A"/>
    <w:rsid w:val="00C017E5"/>
    <w:rsid w:val="00C02C4A"/>
    <w:rsid w:val="00C05A8F"/>
    <w:rsid w:val="00C13CEE"/>
    <w:rsid w:val="00C15D52"/>
    <w:rsid w:val="00C2315E"/>
    <w:rsid w:val="00C23F2F"/>
    <w:rsid w:val="00C24269"/>
    <w:rsid w:val="00C251D7"/>
    <w:rsid w:val="00C27511"/>
    <w:rsid w:val="00C31316"/>
    <w:rsid w:val="00C338D6"/>
    <w:rsid w:val="00C344E3"/>
    <w:rsid w:val="00C35605"/>
    <w:rsid w:val="00C36956"/>
    <w:rsid w:val="00C37A33"/>
    <w:rsid w:val="00C57596"/>
    <w:rsid w:val="00C60112"/>
    <w:rsid w:val="00C64439"/>
    <w:rsid w:val="00C65982"/>
    <w:rsid w:val="00C67085"/>
    <w:rsid w:val="00C70F81"/>
    <w:rsid w:val="00C71B9E"/>
    <w:rsid w:val="00C7392F"/>
    <w:rsid w:val="00C758C6"/>
    <w:rsid w:val="00C779FC"/>
    <w:rsid w:val="00C8064B"/>
    <w:rsid w:val="00C82DE9"/>
    <w:rsid w:val="00C83D96"/>
    <w:rsid w:val="00C91584"/>
    <w:rsid w:val="00C94BF7"/>
    <w:rsid w:val="00C95545"/>
    <w:rsid w:val="00C95E13"/>
    <w:rsid w:val="00C96E69"/>
    <w:rsid w:val="00CA007C"/>
    <w:rsid w:val="00CA45F7"/>
    <w:rsid w:val="00CB0C02"/>
    <w:rsid w:val="00CB13D2"/>
    <w:rsid w:val="00CB154A"/>
    <w:rsid w:val="00CB21A8"/>
    <w:rsid w:val="00CC1389"/>
    <w:rsid w:val="00CC3083"/>
    <w:rsid w:val="00CD3591"/>
    <w:rsid w:val="00CD6F6A"/>
    <w:rsid w:val="00CE2EE5"/>
    <w:rsid w:val="00CE56D6"/>
    <w:rsid w:val="00CF2145"/>
    <w:rsid w:val="00CF6F02"/>
    <w:rsid w:val="00D01E78"/>
    <w:rsid w:val="00D04CF9"/>
    <w:rsid w:val="00D05E40"/>
    <w:rsid w:val="00D10B14"/>
    <w:rsid w:val="00D10BD7"/>
    <w:rsid w:val="00D113A5"/>
    <w:rsid w:val="00D115F4"/>
    <w:rsid w:val="00D14CF0"/>
    <w:rsid w:val="00D17DA0"/>
    <w:rsid w:val="00D20F35"/>
    <w:rsid w:val="00D262C1"/>
    <w:rsid w:val="00D26C7A"/>
    <w:rsid w:val="00D2782B"/>
    <w:rsid w:val="00D30067"/>
    <w:rsid w:val="00D3477C"/>
    <w:rsid w:val="00D35C70"/>
    <w:rsid w:val="00D37DF7"/>
    <w:rsid w:val="00D405E1"/>
    <w:rsid w:val="00D41C80"/>
    <w:rsid w:val="00D43850"/>
    <w:rsid w:val="00D4646F"/>
    <w:rsid w:val="00D503FF"/>
    <w:rsid w:val="00D5227D"/>
    <w:rsid w:val="00D52EF4"/>
    <w:rsid w:val="00D5365B"/>
    <w:rsid w:val="00D54F49"/>
    <w:rsid w:val="00D60FB8"/>
    <w:rsid w:val="00D61D51"/>
    <w:rsid w:val="00D64649"/>
    <w:rsid w:val="00D678C1"/>
    <w:rsid w:val="00D67A18"/>
    <w:rsid w:val="00D713D2"/>
    <w:rsid w:val="00D71561"/>
    <w:rsid w:val="00D72E5E"/>
    <w:rsid w:val="00D73787"/>
    <w:rsid w:val="00D748AF"/>
    <w:rsid w:val="00D752F6"/>
    <w:rsid w:val="00D76897"/>
    <w:rsid w:val="00D80E74"/>
    <w:rsid w:val="00D83CCF"/>
    <w:rsid w:val="00D845A2"/>
    <w:rsid w:val="00D8523E"/>
    <w:rsid w:val="00D86892"/>
    <w:rsid w:val="00D930D6"/>
    <w:rsid w:val="00D93791"/>
    <w:rsid w:val="00D944D4"/>
    <w:rsid w:val="00D9462F"/>
    <w:rsid w:val="00D95528"/>
    <w:rsid w:val="00DA3B68"/>
    <w:rsid w:val="00DA7539"/>
    <w:rsid w:val="00DA7C9C"/>
    <w:rsid w:val="00DB2E87"/>
    <w:rsid w:val="00DB3A1E"/>
    <w:rsid w:val="00DB4C50"/>
    <w:rsid w:val="00DC0212"/>
    <w:rsid w:val="00DC0D41"/>
    <w:rsid w:val="00DC12C1"/>
    <w:rsid w:val="00DC5484"/>
    <w:rsid w:val="00DC6C5E"/>
    <w:rsid w:val="00DD0F2C"/>
    <w:rsid w:val="00DD21DB"/>
    <w:rsid w:val="00DE01A8"/>
    <w:rsid w:val="00DE37C1"/>
    <w:rsid w:val="00DF26AB"/>
    <w:rsid w:val="00DF2F63"/>
    <w:rsid w:val="00DF35D1"/>
    <w:rsid w:val="00DF3EE5"/>
    <w:rsid w:val="00DF640E"/>
    <w:rsid w:val="00DF7AA8"/>
    <w:rsid w:val="00E0426B"/>
    <w:rsid w:val="00E051A4"/>
    <w:rsid w:val="00E05A6A"/>
    <w:rsid w:val="00E05F5C"/>
    <w:rsid w:val="00E07193"/>
    <w:rsid w:val="00E07447"/>
    <w:rsid w:val="00E1170C"/>
    <w:rsid w:val="00E15740"/>
    <w:rsid w:val="00E157F4"/>
    <w:rsid w:val="00E17022"/>
    <w:rsid w:val="00E1760D"/>
    <w:rsid w:val="00E17B88"/>
    <w:rsid w:val="00E21D6B"/>
    <w:rsid w:val="00E220A5"/>
    <w:rsid w:val="00E250B8"/>
    <w:rsid w:val="00E27092"/>
    <w:rsid w:val="00E27695"/>
    <w:rsid w:val="00E311CA"/>
    <w:rsid w:val="00E324E2"/>
    <w:rsid w:val="00E4293A"/>
    <w:rsid w:val="00E44C2D"/>
    <w:rsid w:val="00E470E4"/>
    <w:rsid w:val="00E52F09"/>
    <w:rsid w:val="00E5509F"/>
    <w:rsid w:val="00E63B91"/>
    <w:rsid w:val="00E654EE"/>
    <w:rsid w:val="00E674DD"/>
    <w:rsid w:val="00E7367B"/>
    <w:rsid w:val="00E738C9"/>
    <w:rsid w:val="00E7460D"/>
    <w:rsid w:val="00E80E8E"/>
    <w:rsid w:val="00E827C2"/>
    <w:rsid w:val="00E847B1"/>
    <w:rsid w:val="00E8580C"/>
    <w:rsid w:val="00E933FD"/>
    <w:rsid w:val="00E970F2"/>
    <w:rsid w:val="00EA0438"/>
    <w:rsid w:val="00EA1BB6"/>
    <w:rsid w:val="00EA2733"/>
    <w:rsid w:val="00EA39B9"/>
    <w:rsid w:val="00EA42FB"/>
    <w:rsid w:val="00EA688B"/>
    <w:rsid w:val="00EB08B5"/>
    <w:rsid w:val="00EB11D0"/>
    <w:rsid w:val="00EB1201"/>
    <w:rsid w:val="00EB53FC"/>
    <w:rsid w:val="00EB7E9D"/>
    <w:rsid w:val="00EC0ED3"/>
    <w:rsid w:val="00EC45DC"/>
    <w:rsid w:val="00EC4C75"/>
    <w:rsid w:val="00ED1FFA"/>
    <w:rsid w:val="00ED2151"/>
    <w:rsid w:val="00ED2BD8"/>
    <w:rsid w:val="00ED6410"/>
    <w:rsid w:val="00EE1EA4"/>
    <w:rsid w:val="00EE3C10"/>
    <w:rsid w:val="00EE57AD"/>
    <w:rsid w:val="00EE636E"/>
    <w:rsid w:val="00EE6A41"/>
    <w:rsid w:val="00EE7057"/>
    <w:rsid w:val="00EF00E3"/>
    <w:rsid w:val="00EF31D6"/>
    <w:rsid w:val="00EF5062"/>
    <w:rsid w:val="00EF5670"/>
    <w:rsid w:val="00EF5714"/>
    <w:rsid w:val="00EF669B"/>
    <w:rsid w:val="00F14AB2"/>
    <w:rsid w:val="00F17189"/>
    <w:rsid w:val="00F23E11"/>
    <w:rsid w:val="00F24DC9"/>
    <w:rsid w:val="00F250DC"/>
    <w:rsid w:val="00F25A9A"/>
    <w:rsid w:val="00F27BDF"/>
    <w:rsid w:val="00F31761"/>
    <w:rsid w:val="00F31790"/>
    <w:rsid w:val="00F31F26"/>
    <w:rsid w:val="00F47457"/>
    <w:rsid w:val="00F4771B"/>
    <w:rsid w:val="00F5031F"/>
    <w:rsid w:val="00F504A2"/>
    <w:rsid w:val="00F54DB9"/>
    <w:rsid w:val="00F64077"/>
    <w:rsid w:val="00F64A10"/>
    <w:rsid w:val="00F65140"/>
    <w:rsid w:val="00F72AE9"/>
    <w:rsid w:val="00F72D4E"/>
    <w:rsid w:val="00F760E9"/>
    <w:rsid w:val="00F76C5C"/>
    <w:rsid w:val="00F77294"/>
    <w:rsid w:val="00F832F2"/>
    <w:rsid w:val="00F84FE8"/>
    <w:rsid w:val="00F85498"/>
    <w:rsid w:val="00F861E6"/>
    <w:rsid w:val="00F8661F"/>
    <w:rsid w:val="00F86643"/>
    <w:rsid w:val="00F922D2"/>
    <w:rsid w:val="00F925D7"/>
    <w:rsid w:val="00F934C1"/>
    <w:rsid w:val="00F93D97"/>
    <w:rsid w:val="00F94A25"/>
    <w:rsid w:val="00F94D40"/>
    <w:rsid w:val="00F97C6C"/>
    <w:rsid w:val="00FA045B"/>
    <w:rsid w:val="00FA0F3F"/>
    <w:rsid w:val="00FA3B44"/>
    <w:rsid w:val="00FA4CB1"/>
    <w:rsid w:val="00FA72C5"/>
    <w:rsid w:val="00FA7978"/>
    <w:rsid w:val="00FB4E3A"/>
    <w:rsid w:val="00FB57BA"/>
    <w:rsid w:val="00FB5FA6"/>
    <w:rsid w:val="00FC03E4"/>
    <w:rsid w:val="00FC14C9"/>
    <w:rsid w:val="00FC4ABB"/>
    <w:rsid w:val="00FC4D37"/>
    <w:rsid w:val="00FD04CB"/>
    <w:rsid w:val="00FD1934"/>
    <w:rsid w:val="00FD2465"/>
    <w:rsid w:val="00FD2F66"/>
    <w:rsid w:val="00FD56FE"/>
    <w:rsid w:val="00FD79CF"/>
    <w:rsid w:val="00FE07B9"/>
    <w:rsid w:val="00FE0FEF"/>
    <w:rsid w:val="00FE32E0"/>
    <w:rsid w:val="00FE3539"/>
    <w:rsid w:val="00FE6CA7"/>
    <w:rsid w:val="00FF00A8"/>
    <w:rsid w:val="00FF08D4"/>
    <w:rsid w:val="00FF214D"/>
    <w:rsid w:val="00FF2B01"/>
    <w:rsid w:val="00FF39B1"/>
    <w:rsid w:val="00FF49E2"/>
    <w:rsid w:val="00FF5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6A53B"/>
  <w15:chartTrackingRefBased/>
  <w15:docId w15:val="{D30AE773-FAB2-4624-A475-B54C72BE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6C1C"/>
    <w:rPr>
      <w:sz w:val="16"/>
      <w:szCs w:val="16"/>
    </w:rPr>
  </w:style>
  <w:style w:type="paragraph" w:styleId="CommentText">
    <w:name w:val="annotation text"/>
    <w:basedOn w:val="Normal"/>
    <w:link w:val="CommentTextChar"/>
    <w:uiPriority w:val="99"/>
    <w:semiHidden/>
    <w:unhideWhenUsed/>
    <w:rsid w:val="00AA6C1C"/>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AA6C1C"/>
    <w:rPr>
      <w:sz w:val="20"/>
      <w:szCs w:val="20"/>
      <w:lang w:val="en-SG"/>
    </w:rPr>
  </w:style>
  <w:style w:type="character" w:customStyle="1" w:styleId="italic">
    <w:name w:val="italic"/>
    <w:basedOn w:val="DefaultParagraphFont"/>
    <w:rsid w:val="00AA6C1C"/>
  </w:style>
  <w:style w:type="paragraph" w:styleId="ListParagraph">
    <w:name w:val="List Paragraph"/>
    <w:basedOn w:val="Normal"/>
    <w:uiPriority w:val="34"/>
    <w:qFormat/>
    <w:rsid w:val="007712F0"/>
    <w:pPr>
      <w:ind w:left="720"/>
      <w:contextualSpacing/>
    </w:pPr>
  </w:style>
  <w:style w:type="character" w:styleId="PlaceholderText">
    <w:name w:val="Placeholder Text"/>
    <w:basedOn w:val="DefaultParagraphFont"/>
    <w:uiPriority w:val="99"/>
    <w:semiHidden/>
    <w:rsid w:val="00FD2465"/>
    <w:rPr>
      <w:color w:val="808080"/>
    </w:rPr>
  </w:style>
  <w:style w:type="paragraph" w:styleId="Caption">
    <w:name w:val="caption"/>
    <w:basedOn w:val="Normal"/>
    <w:next w:val="Normal"/>
    <w:uiPriority w:val="35"/>
    <w:unhideWhenUsed/>
    <w:qFormat/>
    <w:rsid w:val="0076479C"/>
    <w:pPr>
      <w:spacing w:after="200" w:line="240" w:lineRule="auto"/>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DF2F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2F63"/>
    <w:rPr>
      <w:rFonts w:ascii="Segoe UI" w:hAnsi="Segoe UI" w:cs="Segoe UI"/>
      <w:sz w:val="18"/>
      <w:szCs w:val="18"/>
      <w:lang w:val="en-SG"/>
    </w:rPr>
  </w:style>
  <w:style w:type="paragraph" w:styleId="CommentSubject">
    <w:name w:val="annotation subject"/>
    <w:basedOn w:val="CommentText"/>
    <w:next w:val="CommentText"/>
    <w:link w:val="CommentSubjectChar"/>
    <w:uiPriority w:val="99"/>
    <w:semiHidden/>
    <w:unhideWhenUsed/>
    <w:rsid w:val="00A26BB9"/>
    <w:pPr>
      <w:spacing w:after="160"/>
    </w:pPr>
    <w:rPr>
      <w:b/>
      <w:bCs/>
    </w:rPr>
  </w:style>
  <w:style w:type="character" w:customStyle="1" w:styleId="CommentSubjectChar">
    <w:name w:val="Comment Subject Char"/>
    <w:basedOn w:val="CommentTextChar"/>
    <w:link w:val="CommentSubject"/>
    <w:uiPriority w:val="99"/>
    <w:semiHidden/>
    <w:rsid w:val="00A26BB9"/>
    <w:rPr>
      <w:b/>
      <w:bCs/>
      <w:sz w:val="20"/>
      <w:szCs w:val="20"/>
      <w:lang w:val="en-SG"/>
    </w:rPr>
  </w:style>
  <w:style w:type="paragraph" w:styleId="Header">
    <w:name w:val="header"/>
    <w:basedOn w:val="Normal"/>
    <w:link w:val="HeaderChar"/>
    <w:uiPriority w:val="99"/>
    <w:unhideWhenUsed/>
    <w:rsid w:val="00EC4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5"/>
    <w:rPr>
      <w:lang w:val="en-SG"/>
    </w:rPr>
  </w:style>
  <w:style w:type="paragraph" w:styleId="Footer">
    <w:name w:val="footer"/>
    <w:basedOn w:val="Normal"/>
    <w:link w:val="FooterChar"/>
    <w:uiPriority w:val="99"/>
    <w:unhideWhenUsed/>
    <w:rsid w:val="00EC4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5"/>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52162">
      <w:bodyDiv w:val="1"/>
      <w:marLeft w:val="0"/>
      <w:marRight w:val="0"/>
      <w:marTop w:val="0"/>
      <w:marBottom w:val="0"/>
      <w:divBdr>
        <w:top w:val="none" w:sz="0" w:space="0" w:color="auto"/>
        <w:left w:val="none" w:sz="0" w:space="0" w:color="auto"/>
        <w:bottom w:val="none" w:sz="0" w:space="0" w:color="auto"/>
        <w:right w:val="none" w:sz="0" w:space="0" w:color="auto"/>
      </w:divBdr>
    </w:div>
    <w:div w:id="387459650">
      <w:bodyDiv w:val="1"/>
      <w:marLeft w:val="0"/>
      <w:marRight w:val="0"/>
      <w:marTop w:val="0"/>
      <w:marBottom w:val="0"/>
      <w:divBdr>
        <w:top w:val="none" w:sz="0" w:space="0" w:color="auto"/>
        <w:left w:val="none" w:sz="0" w:space="0" w:color="auto"/>
        <w:bottom w:val="none" w:sz="0" w:space="0" w:color="auto"/>
        <w:right w:val="none" w:sz="0" w:space="0" w:color="auto"/>
      </w:divBdr>
      <w:divsChild>
        <w:div w:id="267130332">
          <w:marLeft w:val="360"/>
          <w:marRight w:val="0"/>
          <w:marTop w:val="200"/>
          <w:marBottom w:val="0"/>
          <w:divBdr>
            <w:top w:val="none" w:sz="0" w:space="0" w:color="auto"/>
            <w:left w:val="none" w:sz="0" w:space="0" w:color="auto"/>
            <w:bottom w:val="none" w:sz="0" w:space="0" w:color="auto"/>
            <w:right w:val="none" w:sz="0" w:space="0" w:color="auto"/>
          </w:divBdr>
        </w:div>
      </w:divsChild>
    </w:div>
    <w:div w:id="459147659">
      <w:bodyDiv w:val="1"/>
      <w:marLeft w:val="0"/>
      <w:marRight w:val="0"/>
      <w:marTop w:val="0"/>
      <w:marBottom w:val="0"/>
      <w:divBdr>
        <w:top w:val="none" w:sz="0" w:space="0" w:color="auto"/>
        <w:left w:val="none" w:sz="0" w:space="0" w:color="auto"/>
        <w:bottom w:val="none" w:sz="0" w:space="0" w:color="auto"/>
        <w:right w:val="none" w:sz="0" w:space="0" w:color="auto"/>
      </w:divBdr>
    </w:div>
    <w:div w:id="964239850">
      <w:bodyDiv w:val="1"/>
      <w:marLeft w:val="0"/>
      <w:marRight w:val="0"/>
      <w:marTop w:val="0"/>
      <w:marBottom w:val="0"/>
      <w:divBdr>
        <w:top w:val="none" w:sz="0" w:space="0" w:color="auto"/>
        <w:left w:val="none" w:sz="0" w:space="0" w:color="auto"/>
        <w:bottom w:val="none" w:sz="0" w:space="0" w:color="auto"/>
        <w:right w:val="none" w:sz="0" w:space="0" w:color="auto"/>
      </w:divBdr>
      <w:divsChild>
        <w:div w:id="1996914198">
          <w:marLeft w:val="360"/>
          <w:marRight w:val="0"/>
          <w:marTop w:val="200"/>
          <w:marBottom w:val="0"/>
          <w:divBdr>
            <w:top w:val="none" w:sz="0" w:space="0" w:color="auto"/>
            <w:left w:val="none" w:sz="0" w:space="0" w:color="auto"/>
            <w:bottom w:val="none" w:sz="0" w:space="0" w:color="auto"/>
            <w:right w:val="none" w:sz="0" w:space="0" w:color="auto"/>
          </w:divBdr>
        </w:div>
      </w:divsChild>
    </w:div>
    <w:div w:id="1293172555">
      <w:bodyDiv w:val="1"/>
      <w:marLeft w:val="0"/>
      <w:marRight w:val="0"/>
      <w:marTop w:val="0"/>
      <w:marBottom w:val="0"/>
      <w:divBdr>
        <w:top w:val="none" w:sz="0" w:space="0" w:color="auto"/>
        <w:left w:val="none" w:sz="0" w:space="0" w:color="auto"/>
        <w:bottom w:val="none" w:sz="0" w:space="0" w:color="auto"/>
        <w:right w:val="none" w:sz="0" w:space="0" w:color="auto"/>
      </w:divBdr>
      <w:divsChild>
        <w:div w:id="12917401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5B65F03ACD374CA636DF72616AF7EC" ma:contentTypeVersion="10" ma:contentTypeDescription="Create a new document." ma:contentTypeScope="" ma:versionID="c24fdd0f00e1e1e62c537432cd731cc9">
  <xsd:schema xmlns:xsd="http://www.w3.org/2001/XMLSchema" xmlns:xs="http://www.w3.org/2001/XMLSchema" xmlns:p="http://schemas.microsoft.com/office/2006/metadata/properties" xmlns:ns3="73918b37-2a4c-45ba-bc1d-315841e75727" targetNamespace="http://schemas.microsoft.com/office/2006/metadata/properties" ma:root="true" ma:fieldsID="336c42b8def87edc9770ed9eefa4c560" ns3:_="">
    <xsd:import namespace="73918b37-2a4c-45ba-bc1d-315841e757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18b37-2a4c-45ba-bc1d-315841e757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50CA5-7C6D-410A-B873-1073EA7241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1DDC2A-BE90-4B32-AEA3-6CDF1C5D58F4}">
  <ds:schemaRefs>
    <ds:schemaRef ds:uri="http://schemas.microsoft.com/sharepoint/v3/contenttype/forms"/>
  </ds:schemaRefs>
</ds:datastoreItem>
</file>

<file path=customXml/itemProps3.xml><?xml version="1.0" encoding="utf-8"?>
<ds:datastoreItem xmlns:ds="http://schemas.openxmlformats.org/officeDocument/2006/customXml" ds:itemID="{2442C097-7AA4-438B-98C9-368650F29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18b37-2a4c-45ba-bc1d-315841e757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81EACC-E110-45FB-A75B-9F69B7965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2323</Words>
  <Characters>12782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Ziyu</dc:creator>
  <cp:keywords/>
  <dc:description/>
  <cp:lastModifiedBy>Nijhuis, C.A. (TNW)</cp:lastModifiedBy>
  <cp:revision>2</cp:revision>
  <dcterms:created xsi:type="dcterms:W3CDTF">2021-02-23T16:57:00Z</dcterms:created>
  <dcterms:modified xsi:type="dcterms:W3CDTF">2021-02-23T16:57:00Z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0x010100715B65F03ACD374CA636DF72616AF7EC</vt:lpwstr>
  </property>
</Properties>
</file>